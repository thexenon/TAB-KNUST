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6D8A" w:rsidRPr="00116D8A" w:rsidRDefault="00116D8A" w:rsidP="00116D8A">
      <w:pPr>
        <w:shd w:val="clear" w:color="auto" w:fill="FFFFFF"/>
        <w:spacing w:after="0" w:line="288" w:lineRule="atLeast"/>
        <w:outlineLvl w:val="0"/>
        <w:rPr>
          <w:rFonts w:ascii="Georgia" w:eastAsia="Times New Roman" w:hAnsi="Georgia" w:cs="Helvetica"/>
          <w:b/>
          <w:bCs/>
          <w:color w:val="000000"/>
          <w:kern w:val="36"/>
          <w:sz w:val="42"/>
          <w:szCs w:val="42"/>
        </w:rPr>
      </w:pPr>
      <w:proofErr w:type="spellStart"/>
      <w:r w:rsidRPr="00116D8A">
        <w:rPr>
          <w:rFonts w:ascii="Georgia" w:eastAsia="Times New Roman" w:hAnsi="Georgia" w:cs="Helvetica"/>
          <w:b/>
          <w:bCs/>
          <w:color w:val="000000"/>
          <w:kern w:val="36"/>
          <w:sz w:val="42"/>
          <w:szCs w:val="42"/>
        </w:rPr>
        <w:t>Isoetes</w:t>
      </w:r>
      <w:proofErr w:type="spellEnd"/>
      <w:r w:rsidRPr="00116D8A">
        <w:rPr>
          <w:rFonts w:ascii="Georgia" w:eastAsia="Times New Roman" w:hAnsi="Georgia" w:cs="Helvetica"/>
          <w:b/>
          <w:bCs/>
          <w:color w:val="000000"/>
          <w:kern w:val="36"/>
          <w:sz w:val="42"/>
          <w:szCs w:val="42"/>
        </w:rPr>
        <w:t>: Structure and Reproduction</w:t>
      </w:r>
    </w:p>
    <w:p w:rsidR="00116D8A" w:rsidRPr="00116D8A" w:rsidRDefault="00116D8A" w:rsidP="00116D8A">
      <w:pPr>
        <w:shd w:val="clear" w:color="auto" w:fill="FFFFFF"/>
        <w:spacing w:after="0" w:line="360" w:lineRule="atLeast"/>
        <w:rPr>
          <w:rFonts w:ascii="Georgia" w:eastAsia="Times New Roman" w:hAnsi="Georgia" w:cs="Helvetica"/>
          <w:color w:val="000000"/>
          <w:sz w:val="24"/>
          <w:szCs w:val="24"/>
        </w:rPr>
      </w:pPr>
      <w:r w:rsidRPr="00116D8A">
        <w:rPr>
          <w:rFonts w:ascii="Georgia" w:eastAsia="Times New Roman" w:hAnsi="Georgia" w:cs="Helvetica"/>
          <w:color w:val="000000"/>
          <w:sz w:val="24"/>
          <w:szCs w:val="24"/>
        </w:rPr>
        <w:t xml:space="preserve">Article Shared by </w:t>
      </w:r>
      <w:r>
        <w:rPr>
          <w:rFonts w:ascii="Georgia" w:eastAsia="Times New Roman" w:hAnsi="Georgia" w:cs="Helvetica"/>
          <w:noProof/>
          <w:color w:val="000000"/>
          <w:sz w:val="24"/>
          <w:szCs w:val="24"/>
        </w:rPr>
        <w:drawing>
          <wp:inline distT="0" distB="0" distL="0" distR="0">
            <wp:extent cx="1619250" cy="190500"/>
            <wp:effectExtent l="19050" t="0" r="0" b="0"/>
            <wp:docPr id="1" name="Picture 1" descr="http://www.biologydiscussion.com/wp-content/themes/canvas-child-2/createimage.php?author=Neelesh%20T&amp;height=20&amp;width=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iologydiscussion.com/wp-content/themes/canvas-child-2/createimage.php?author=Neelesh%20T&amp;height=20&amp;width=150"/>
                    <pic:cNvPicPr>
                      <a:picLocks noChangeAspect="1" noChangeArrowheads="1"/>
                    </pic:cNvPicPr>
                  </pic:nvPicPr>
                  <pic:blipFill>
                    <a:blip r:embed="rId4"/>
                    <a:srcRect/>
                    <a:stretch>
                      <a:fillRect/>
                    </a:stretch>
                  </pic:blipFill>
                  <pic:spPr bwMode="auto">
                    <a:xfrm>
                      <a:off x="0" y="0"/>
                      <a:ext cx="1619250" cy="190500"/>
                    </a:xfrm>
                    <a:prstGeom prst="rect">
                      <a:avLst/>
                    </a:prstGeom>
                    <a:noFill/>
                    <a:ln w="9525">
                      <a:noFill/>
                      <a:miter lim="800000"/>
                      <a:headEnd/>
                      <a:tailEnd/>
                    </a:ln>
                  </pic:spPr>
                </pic:pic>
              </a:graphicData>
            </a:graphic>
          </wp:inline>
        </w:drawing>
      </w:r>
      <w:r w:rsidRPr="00116D8A">
        <w:rPr>
          <w:rFonts w:ascii="Georgia" w:eastAsia="Times New Roman" w:hAnsi="Georgia" w:cs="Helvetica"/>
          <w:color w:val="000000"/>
          <w:sz w:val="24"/>
          <w:szCs w:val="24"/>
        </w:rPr>
        <w:t xml:space="preserve">&lt;=""&gt; </w:t>
      </w:r>
    </w:p>
    <w:p w:rsidR="00116D8A" w:rsidRPr="00116D8A" w:rsidRDefault="00116D8A" w:rsidP="00116D8A">
      <w:pPr>
        <w:shd w:val="clear" w:color="auto" w:fill="FFFFFF"/>
        <w:spacing w:after="288" w:line="360" w:lineRule="atLeast"/>
        <w:rPr>
          <w:rFonts w:ascii="Georgia" w:eastAsia="Times New Roman" w:hAnsi="Georgia" w:cs="Helvetica"/>
          <w:color w:val="424142"/>
          <w:sz w:val="30"/>
          <w:szCs w:val="30"/>
        </w:rPr>
      </w:pPr>
      <w:r w:rsidRPr="00116D8A">
        <w:rPr>
          <w:rFonts w:ascii="Georgia" w:eastAsia="Times New Roman" w:hAnsi="Georgia" w:cs="Helvetica"/>
          <w:color w:val="424142"/>
          <w:sz w:val="30"/>
          <w:szCs w:val="30"/>
        </w:rPr>
        <w:t>ADVERTISEMENTS:</w:t>
      </w:r>
    </w:p>
    <w:p w:rsidR="00116D8A" w:rsidRPr="00116D8A" w:rsidRDefault="00116D8A" w:rsidP="00116D8A">
      <w:pPr>
        <w:shd w:val="clear" w:color="auto" w:fill="FFFFFF"/>
        <w:spacing w:after="288" w:line="360" w:lineRule="atLeast"/>
        <w:rPr>
          <w:ins w:id="0" w:author="Unknown"/>
          <w:rFonts w:ascii="Georgia" w:eastAsia="Times New Roman" w:hAnsi="Georgia" w:cs="Helvetica"/>
          <w:color w:val="424142"/>
          <w:sz w:val="30"/>
          <w:szCs w:val="30"/>
        </w:rPr>
      </w:pPr>
      <w:ins w:id="1" w:author="Unknown">
        <w:r w:rsidRPr="00116D8A">
          <w:rPr>
            <w:rFonts w:ascii="Georgia" w:eastAsia="Times New Roman" w:hAnsi="Georgia" w:cs="Helvetica"/>
            <w:color w:val="424142"/>
            <w:sz w:val="30"/>
            <w:szCs w:val="30"/>
          </w:rPr>
          <w:pict/>
        </w:r>
      </w:ins>
      <w:r w:rsidRPr="00116D8A">
        <w:rPr>
          <w:rFonts w:ascii="Georgia" w:eastAsia="Times New Roman" w:hAnsi="Georgia" w:cs="Helvetica"/>
          <w:color w:val="424142"/>
          <w:sz w:val="30"/>
          <w:szCs w:val="30"/>
        </w:rPr>
        <w:pict/>
      </w:r>
      <w:ins w:id="2" w:author="Unknown">
        <w:r w:rsidRPr="00116D8A">
          <w:rPr>
            <w:rFonts w:ascii="Georgia" w:eastAsia="Times New Roman" w:hAnsi="Georgia" w:cs="Helvetica"/>
            <w:b/>
            <w:bCs/>
            <w:color w:val="424142"/>
            <w:sz w:val="30"/>
            <w:szCs w:val="30"/>
          </w:rPr>
          <w:t xml:space="preserve">In this article we will discuss about the structure and reproduction in </w:t>
        </w:r>
        <w:proofErr w:type="spellStart"/>
        <w:r w:rsidRPr="00116D8A">
          <w:rPr>
            <w:rFonts w:ascii="Georgia" w:eastAsia="Times New Roman" w:hAnsi="Georgia" w:cs="Helvetica"/>
            <w:b/>
            <w:bCs/>
            <w:color w:val="424142"/>
            <w:sz w:val="30"/>
            <w:szCs w:val="30"/>
          </w:rPr>
          <w:t>Isoetes</w:t>
        </w:r>
        <w:proofErr w:type="spellEnd"/>
        <w:r w:rsidRPr="00116D8A">
          <w:rPr>
            <w:rFonts w:ascii="Georgia" w:eastAsia="Times New Roman" w:hAnsi="Georgia" w:cs="Helvetica"/>
            <w:b/>
            <w:bCs/>
            <w:color w:val="424142"/>
            <w:sz w:val="30"/>
            <w:szCs w:val="30"/>
          </w:rPr>
          <w:t xml:space="preserve"> with the help of diagrams. </w:t>
        </w:r>
      </w:ins>
    </w:p>
    <w:p w:rsidR="00116D8A" w:rsidRPr="00116D8A" w:rsidRDefault="00116D8A" w:rsidP="00116D8A">
      <w:pPr>
        <w:shd w:val="clear" w:color="auto" w:fill="FFFFFF"/>
        <w:spacing w:after="0" w:line="288" w:lineRule="atLeast"/>
        <w:outlineLvl w:val="3"/>
        <w:rPr>
          <w:ins w:id="3" w:author="Unknown"/>
          <w:rFonts w:ascii="Georgia" w:eastAsia="Times New Roman" w:hAnsi="Georgia" w:cs="Helvetica"/>
          <w:b/>
          <w:bCs/>
          <w:color w:val="000000"/>
          <w:sz w:val="30"/>
          <w:szCs w:val="30"/>
        </w:rPr>
      </w:pPr>
      <w:ins w:id="4" w:author="Unknown">
        <w:r w:rsidRPr="00116D8A">
          <w:rPr>
            <w:rFonts w:ascii="Georgia" w:eastAsia="Times New Roman" w:hAnsi="Georgia" w:cs="Helvetica"/>
            <w:b/>
            <w:bCs/>
            <w:color w:val="000000"/>
            <w:sz w:val="30"/>
            <w:szCs w:val="30"/>
          </w:rPr>
          <w:t xml:space="preserve">Structure of </w:t>
        </w:r>
        <w:proofErr w:type="spellStart"/>
        <w:r w:rsidRPr="00116D8A">
          <w:rPr>
            <w:rFonts w:ascii="Georgia" w:eastAsia="Times New Roman" w:hAnsi="Georgia" w:cs="Helvetica"/>
            <w:b/>
            <w:bCs/>
            <w:color w:val="000000"/>
            <w:sz w:val="30"/>
            <w:szCs w:val="30"/>
          </w:rPr>
          <w:t>Isoetes</w:t>
        </w:r>
        <w:proofErr w:type="spellEnd"/>
        <w:r w:rsidRPr="00116D8A">
          <w:rPr>
            <w:rFonts w:ascii="Georgia" w:eastAsia="Times New Roman" w:hAnsi="Georgia" w:cs="Helvetica"/>
            <w:b/>
            <w:bCs/>
            <w:color w:val="000000"/>
            <w:sz w:val="30"/>
            <w:szCs w:val="30"/>
          </w:rPr>
          <w:t>:</w:t>
        </w:r>
      </w:ins>
    </w:p>
    <w:p w:rsidR="00116D8A" w:rsidRPr="00116D8A" w:rsidRDefault="00116D8A" w:rsidP="00116D8A">
      <w:pPr>
        <w:shd w:val="clear" w:color="auto" w:fill="FFFFFF"/>
        <w:spacing w:after="288" w:line="360" w:lineRule="atLeast"/>
        <w:rPr>
          <w:ins w:id="5" w:author="Unknown"/>
          <w:rFonts w:ascii="Georgia" w:eastAsia="Times New Roman" w:hAnsi="Georgia" w:cs="Helvetica"/>
          <w:color w:val="424142"/>
          <w:sz w:val="30"/>
          <w:szCs w:val="30"/>
        </w:rPr>
      </w:pPr>
      <w:proofErr w:type="spellStart"/>
      <w:ins w:id="6" w:author="Unknown">
        <w:r w:rsidRPr="00116D8A">
          <w:rPr>
            <w:rFonts w:ascii="Georgia" w:eastAsia="Times New Roman" w:hAnsi="Georgia" w:cs="Helvetica"/>
            <w:b/>
            <w:bCs/>
            <w:color w:val="424142"/>
            <w:sz w:val="30"/>
            <w:szCs w:val="30"/>
          </w:rPr>
          <w:t>Sporophyte</w:t>
        </w:r>
        <w:proofErr w:type="spellEnd"/>
        <w:r w:rsidRPr="00116D8A">
          <w:rPr>
            <w:rFonts w:ascii="Georgia" w:eastAsia="Times New Roman" w:hAnsi="Georgia" w:cs="Helvetica"/>
            <w:b/>
            <w:bCs/>
            <w:color w:val="424142"/>
            <w:sz w:val="30"/>
            <w:szCs w:val="30"/>
          </w:rPr>
          <w:t xml:space="preserve">: </w:t>
        </w:r>
      </w:ins>
    </w:p>
    <w:p w:rsidR="00116D8A" w:rsidRPr="00116D8A" w:rsidRDefault="00116D8A" w:rsidP="00116D8A">
      <w:pPr>
        <w:shd w:val="clear" w:color="auto" w:fill="FFFFFF"/>
        <w:spacing w:after="288" w:line="360" w:lineRule="atLeast"/>
        <w:rPr>
          <w:ins w:id="7" w:author="Unknown"/>
          <w:rFonts w:ascii="Georgia" w:eastAsia="Times New Roman" w:hAnsi="Georgia" w:cs="Helvetica"/>
          <w:color w:val="424142"/>
          <w:sz w:val="30"/>
          <w:szCs w:val="30"/>
        </w:rPr>
      </w:pPr>
      <w:ins w:id="8" w:author="Unknown">
        <w:r w:rsidRPr="00116D8A">
          <w:rPr>
            <w:rFonts w:ascii="Georgia" w:eastAsia="Times New Roman" w:hAnsi="Georgia" w:cs="Helvetica"/>
            <w:color w:val="424142"/>
            <w:sz w:val="30"/>
            <w:szCs w:val="30"/>
          </w:rPr>
          <w:t xml:space="preserve">The plant resembles a monocot garlic plant in particular (Fig. 7.59). </w:t>
        </w:r>
        <w:proofErr w:type="spellStart"/>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is commonly called ‘Quill </w:t>
        </w:r>
        <w:proofErr w:type="spellStart"/>
        <w:r w:rsidRPr="00116D8A">
          <w:rPr>
            <w:rFonts w:ascii="Georgia" w:eastAsia="Times New Roman" w:hAnsi="Georgia" w:cs="Helvetica"/>
            <w:color w:val="424142"/>
            <w:sz w:val="30"/>
            <w:szCs w:val="30"/>
          </w:rPr>
          <w:t>wort</w:t>
        </w:r>
        <w:proofErr w:type="spellEnd"/>
        <w:r w:rsidRPr="00116D8A">
          <w:rPr>
            <w:rFonts w:ascii="Georgia" w:eastAsia="Times New Roman" w:hAnsi="Georgia" w:cs="Helvetica"/>
            <w:color w:val="424142"/>
            <w:sz w:val="30"/>
            <w:szCs w:val="30"/>
          </w:rPr>
          <w:t xml:space="preserve">’ due to the quill (a large feather)-like structure of the leaves. </w:t>
        </w:r>
      </w:ins>
    </w:p>
    <w:p w:rsidR="00116D8A" w:rsidRPr="00116D8A" w:rsidRDefault="00116D8A" w:rsidP="00116D8A">
      <w:pPr>
        <w:shd w:val="clear" w:color="auto" w:fill="FFFFFF"/>
        <w:spacing w:after="288" w:line="360" w:lineRule="atLeast"/>
        <w:rPr>
          <w:ins w:id="9" w:author="Unknown"/>
          <w:rFonts w:ascii="Georgia" w:eastAsia="Times New Roman" w:hAnsi="Georgia" w:cs="Helvetica"/>
          <w:color w:val="424142"/>
          <w:sz w:val="30"/>
          <w:szCs w:val="30"/>
        </w:rPr>
      </w:pPr>
      <w:r>
        <w:rPr>
          <w:rFonts w:ascii="Georgia" w:eastAsia="Times New Roman" w:hAnsi="Georgia" w:cs="Helvetica"/>
          <w:b/>
          <w:bCs/>
          <w:noProof/>
          <w:color w:val="888888"/>
          <w:sz w:val="30"/>
          <w:szCs w:val="30"/>
        </w:rPr>
        <w:drawing>
          <wp:inline distT="0" distB="0" distL="0" distR="0">
            <wp:extent cx="2828925" cy="3667125"/>
            <wp:effectExtent l="19050" t="0" r="9525" b="0"/>
            <wp:docPr id="4" name="Picture 4" descr="Isoetes Coromandeliana Sporophyt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soetes Coromandeliana Sporophyte">
                      <a:hlinkClick r:id="rId5"/>
                    </pic:cNvPr>
                    <pic:cNvPicPr>
                      <a:picLocks noChangeAspect="1" noChangeArrowheads="1"/>
                    </pic:cNvPicPr>
                  </pic:nvPicPr>
                  <pic:blipFill>
                    <a:blip r:embed="rId6"/>
                    <a:srcRect/>
                    <a:stretch>
                      <a:fillRect/>
                    </a:stretch>
                  </pic:blipFill>
                  <pic:spPr bwMode="auto">
                    <a:xfrm>
                      <a:off x="0" y="0"/>
                      <a:ext cx="2828925" cy="3667125"/>
                    </a:xfrm>
                    <a:prstGeom prst="rect">
                      <a:avLst/>
                    </a:prstGeom>
                    <a:noFill/>
                    <a:ln w="9525">
                      <a:noFill/>
                      <a:miter lim="800000"/>
                      <a:headEnd/>
                      <a:tailEnd/>
                    </a:ln>
                  </pic:spPr>
                </pic:pic>
              </a:graphicData>
            </a:graphic>
          </wp:inline>
        </w:drawing>
      </w:r>
    </w:p>
    <w:p w:rsidR="00116D8A" w:rsidRPr="00116D8A" w:rsidRDefault="00116D8A" w:rsidP="00116D8A">
      <w:pPr>
        <w:shd w:val="clear" w:color="auto" w:fill="FFFFFF"/>
        <w:spacing w:after="288" w:line="360" w:lineRule="atLeast"/>
        <w:rPr>
          <w:ins w:id="10" w:author="Unknown"/>
          <w:rFonts w:ascii="Georgia" w:eastAsia="Times New Roman" w:hAnsi="Georgia" w:cs="Helvetica"/>
          <w:color w:val="424142"/>
          <w:sz w:val="30"/>
          <w:szCs w:val="30"/>
        </w:rPr>
      </w:pPr>
      <w:ins w:id="11" w:author="Unknown">
        <w:r w:rsidRPr="00116D8A">
          <w:rPr>
            <w:rFonts w:ascii="Georgia" w:eastAsia="Times New Roman" w:hAnsi="Georgia" w:cs="Helvetica"/>
            <w:color w:val="424142"/>
            <w:sz w:val="30"/>
            <w:szCs w:val="30"/>
          </w:rPr>
          <w:t xml:space="preserve">The plant body consists of a condensed, lobed corm or axis that bears a tuft of roots at the base and long feathery leaves on the top. </w:t>
        </w:r>
      </w:ins>
    </w:p>
    <w:p w:rsidR="00116D8A" w:rsidRPr="00116D8A" w:rsidRDefault="00116D8A" w:rsidP="00116D8A">
      <w:pPr>
        <w:shd w:val="clear" w:color="auto" w:fill="FFFFFF"/>
        <w:spacing w:after="288" w:line="360" w:lineRule="atLeast"/>
        <w:rPr>
          <w:ins w:id="12" w:author="Unknown"/>
          <w:rFonts w:ascii="Georgia" w:eastAsia="Times New Roman" w:hAnsi="Georgia" w:cs="Helvetica"/>
          <w:color w:val="424142"/>
          <w:sz w:val="30"/>
          <w:szCs w:val="30"/>
        </w:rPr>
      </w:pPr>
      <w:ins w:id="13" w:author="Unknown">
        <w:r w:rsidRPr="00116D8A">
          <w:rPr>
            <w:rFonts w:ascii="Georgia" w:eastAsia="Times New Roman" w:hAnsi="Georgia" w:cs="Helvetica"/>
            <w:b/>
            <w:bCs/>
            <w:color w:val="424142"/>
            <w:sz w:val="30"/>
            <w:szCs w:val="30"/>
          </w:rPr>
          <w:t xml:space="preserve">1. Corm or Axis: </w:t>
        </w:r>
      </w:ins>
    </w:p>
    <w:p w:rsidR="00116D8A" w:rsidRPr="00116D8A" w:rsidRDefault="00116D8A" w:rsidP="00116D8A">
      <w:pPr>
        <w:shd w:val="clear" w:color="auto" w:fill="FFFFFF"/>
        <w:spacing w:after="288" w:line="360" w:lineRule="atLeast"/>
        <w:rPr>
          <w:ins w:id="14" w:author="Unknown"/>
          <w:rFonts w:ascii="Georgia" w:eastAsia="Times New Roman" w:hAnsi="Georgia" w:cs="Helvetica"/>
          <w:color w:val="424142"/>
          <w:sz w:val="30"/>
          <w:szCs w:val="30"/>
        </w:rPr>
      </w:pPr>
      <w:ins w:id="15" w:author="Unknown">
        <w:r w:rsidRPr="00116D8A">
          <w:rPr>
            <w:rFonts w:ascii="Georgia" w:eastAsia="Times New Roman" w:hAnsi="Georgia" w:cs="Helvetica"/>
            <w:color w:val="424142"/>
            <w:sz w:val="30"/>
            <w:szCs w:val="30"/>
          </w:rPr>
          <w:lastRenderedPageBreak/>
          <w:t xml:space="preserve">The corm or axis is a condensed structure whose morphological nature is debatable. It has been interpreted as an erect rhizome, stock, corm or stem. The upper erect portion is actually the stem axis which gives rise to leaf traces. </w:t>
        </w:r>
      </w:ins>
    </w:p>
    <w:p w:rsidR="00116D8A" w:rsidRPr="00116D8A" w:rsidRDefault="00116D8A" w:rsidP="00116D8A">
      <w:pPr>
        <w:shd w:val="clear" w:color="auto" w:fill="FFFFFF"/>
        <w:spacing w:after="288" w:line="360" w:lineRule="atLeast"/>
        <w:rPr>
          <w:ins w:id="16" w:author="Unknown"/>
          <w:rFonts w:ascii="Georgia" w:eastAsia="Times New Roman" w:hAnsi="Georgia" w:cs="Helvetica"/>
          <w:color w:val="424142"/>
          <w:sz w:val="30"/>
          <w:szCs w:val="30"/>
        </w:rPr>
      </w:pPr>
      <w:ins w:id="17" w:author="Unknown">
        <w:r w:rsidRPr="00116D8A">
          <w:rPr>
            <w:rFonts w:ascii="Georgia" w:eastAsia="Times New Roman" w:hAnsi="Georgia" w:cs="Helvetica"/>
            <w:color w:val="424142"/>
            <w:sz w:val="30"/>
            <w:szCs w:val="30"/>
          </w:rPr>
          <w:t xml:space="preserve">The lower horizontal part is called </w:t>
        </w:r>
        <w:proofErr w:type="spellStart"/>
        <w:r w:rsidRPr="00116D8A">
          <w:rPr>
            <w:rFonts w:ascii="Georgia" w:eastAsia="Times New Roman" w:hAnsi="Georgia" w:cs="Helvetica"/>
            <w:color w:val="424142"/>
            <w:sz w:val="30"/>
            <w:szCs w:val="30"/>
          </w:rPr>
          <w:t>rhizomorph</w:t>
        </w:r>
        <w:proofErr w:type="spellEnd"/>
        <w:r w:rsidRPr="00116D8A">
          <w:rPr>
            <w:rFonts w:ascii="Georgia" w:eastAsia="Times New Roman" w:hAnsi="Georgia" w:cs="Helvetica"/>
            <w:color w:val="424142"/>
            <w:sz w:val="30"/>
            <w:szCs w:val="30"/>
          </w:rPr>
          <w:t xml:space="preserve"> which bears root traces. The axis is covered with dried leaf bases and roots of the previous year. The lower part of the axis is divided by a broad basal groove into 2-3 or rarely 4 lobes. The roots deve</w:t>
        </w:r>
        <w:r w:rsidRPr="00116D8A">
          <w:rPr>
            <w:rFonts w:ascii="Georgia" w:eastAsia="Times New Roman" w:hAnsi="Georgia" w:cs="Helvetica"/>
            <w:color w:val="424142"/>
            <w:sz w:val="30"/>
            <w:szCs w:val="30"/>
          </w:rPr>
          <w:softHyphen/>
          <w:t xml:space="preserve">lop in definite rows radiating across each lobe (Fig. 7.60). The younger roots are borne nearer the groove, while the older ones are away from it. </w:t>
        </w:r>
      </w:ins>
    </w:p>
    <w:p w:rsidR="00116D8A" w:rsidRPr="00116D8A" w:rsidRDefault="00116D8A" w:rsidP="00116D8A">
      <w:pPr>
        <w:shd w:val="clear" w:color="auto" w:fill="FFFFFF"/>
        <w:spacing w:after="288" w:line="360" w:lineRule="atLeast"/>
        <w:rPr>
          <w:ins w:id="18" w:author="Unknown"/>
          <w:rFonts w:ascii="Georgia" w:eastAsia="Times New Roman" w:hAnsi="Georgia" w:cs="Helvetica"/>
          <w:color w:val="424142"/>
          <w:sz w:val="30"/>
          <w:szCs w:val="30"/>
        </w:rPr>
      </w:pPr>
      <w:r>
        <w:rPr>
          <w:rFonts w:ascii="Georgia" w:eastAsia="Times New Roman" w:hAnsi="Georgia" w:cs="Helvetica"/>
          <w:b/>
          <w:bCs/>
          <w:noProof/>
          <w:color w:val="888888"/>
          <w:sz w:val="30"/>
          <w:szCs w:val="30"/>
        </w:rPr>
        <w:drawing>
          <wp:inline distT="0" distB="0" distL="0" distR="0">
            <wp:extent cx="3286125" cy="3057525"/>
            <wp:effectExtent l="19050" t="0" r="9525" b="0"/>
            <wp:docPr id="5" name="Picture 5" descr="Isotes Coromandeliana">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sotes Coromandeliana">
                      <a:hlinkClick r:id="rId7"/>
                    </pic:cNvPr>
                    <pic:cNvPicPr>
                      <a:picLocks noChangeAspect="1" noChangeArrowheads="1"/>
                    </pic:cNvPicPr>
                  </pic:nvPicPr>
                  <pic:blipFill>
                    <a:blip r:embed="rId8"/>
                    <a:srcRect/>
                    <a:stretch>
                      <a:fillRect/>
                    </a:stretch>
                  </pic:blipFill>
                  <pic:spPr bwMode="auto">
                    <a:xfrm>
                      <a:off x="0" y="0"/>
                      <a:ext cx="3286125" cy="3057525"/>
                    </a:xfrm>
                    <a:prstGeom prst="rect">
                      <a:avLst/>
                    </a:prstGeom>
                    <a:noFill/>
                    <a:ln w="9525">
                      <a:noFill/>
                      <a:miter lim="800000"/>
                      <a:headEnd/>
                      <a:tailEnd/>
                    </a:ln>
                  </pic:spPr>
                </pic:pic>
              </a:graphicData>
            </a:graphic>
          </wp:inline>
        </w:drawing>
      </w:r>
      <w:ins w:id="19" w:author="Unknown">
        <w:r w:rsidRPr="00116D8A">
          <w:rPr>
            <w:rFonts w:ascii="Georgia" w:eastAsia="Times New Roman" w:hAnsi="Georgia" w:cs="Helvetica"/>
            <w:color w:val="424142"/>
            <w:sz w:val="30"/>
            <w:szCs w:val="30"/>
          </w:rPr>
          <w:t xml:space="preserve">  </w:t>
        </w:r>
      </w:ins>
    </w:p>
    <w:p w:rsidR="00116D8A" w:rsidRPr="00116D8A" w:rsidRDefault="00116D8A" w:rsidP="00116D8A">
      <w:pPr>
        <w:shd w:val="clear" w:color="auto" w:fill="FFFFFF"/>
        <w:spacing w:after="288" w:line="360" w:lineRule="atLeast"/>
        <w:rPr>
          <w:ins w:id="20" w:author="Unknown"/>
          <w:rFonts w:ascii="Georgia" w:eastAsia="Times New Roman" w:hAnsi="Georgia" w:cs="Helvetica"/>
          <w:color w:val="424142"/>
          <w:sz w:val="30"/>
          <w:szCs w:val="30"/>
        </w:rPr>
      </w:pPr>
      <w:r>
        <w:rPr>
          <w:rFonts w:ascii="Georgia" w:eastAsia="Times New Roman" w:hAnsi="Georgia" w:cs="Helvetica"/>
          <w:b/>
          <w:bCs/>
          <w:noProof/>
          <w:color w:val="888888"/>
          <w:sz w:val="30"/>
          <w:szCs w:val="30"/>
        </w:rPr>
        <w:drawing>
          <wp:inline distT="0" distB="0" distL="0" distR="0">
            <wp:extent cx="2438400" cy="2095500"/>
            <wp:effectExtent l="19050" t="0" r="0" b="0"/>
            <wp:docPr id="6" name="Picture 6" descr="V.S. through the Stock of Isoete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S. through the Stock of Isoetes">
                      <a:hlinkClick r:id="rId9"/>
                    </pic:cNvPr>
                    <pic:cNvPicPr>
                      <a:picLocks noChangeAspect="1" noChangeArrowheads="1"/>
                    </pic:cNvPicPr>
                  </pic:nvPicPr>
                  <pic:blipFill>
                    <a:blip r:embed="rId10"/>
                    <a:srcRect/>
                    <a:stretch>
                      <a:fillRect/>
                    </a:stretch>
                  </pic:blipFill>
                  <pic:spPr bwMode="auto">
                    <a:xfrm>
                      <a:off x="0" y="0"/>
                      <a:ext cx="2438400" cy="2095500"/>
                    </a:xfrm>
                    <a:prstGeom prst="rect">
                      <a:avLst/>
                    </a:prstGeom>
                    <a:noFill/>
                    <a:ln w="9525">
                      <a:noFill/>
                      <a:miter lim="800000"/>
                      <a:headEnd/>
                      <a:tailEnd/>
                    </a:ln>
                  </pic:spPr>
                </pic:pic>
              </a:graphicData>
            </a:graphic>
          </wp:inline>
        </w:drawing>
      </w:r>
    </w:p>
    <w:p w:rsidR="00116D8A" w:rsidRPr="00116D8A" w:rsidRDefault="00116D8A" w:rsidP="00116D8A">
      <w:pPr>
        <w:shd w:val="clear" w:color="auto" w:fill="FFFFFF"/>
        <w:spacing w:after="288" w:line="360" w:lineRule="atLeast"/>
        <w:rPr>
          <w:ins w:id="21" w:author="Unknown"/>
          <w:rFonts w:ascii="Georgia" w:eastAsia="Times New Roman" w:hAnsi="Georgia" w:cs="Helvetica"/>
          <w:color w:val="424142"/>
          <w:sz w:val="30"/>
          <w:szCs w:val="30"/>
        </w:rPr>
      </w:pPr>
      <w:ins w:id="22" w:author="Unknown">
        <w:r w:rsidRPr="00116D8A">
          <w:rPr>
            <w:rFonts w:ascii="Georgia" w:eastAsia="Times New Roman" w:hAnsi="Georgia" w:cs="Helvetica"/>
            <w:color w:val="424142"/>
            <w:sz w:val="30"/>
            <w:szCs w:val="30"/>
          </w:rPr>
          <w:lastRenderedPageBreak/>
          <w:t xml:space="preserve">The apical </w:t>
        </w:r>
        <w:proofErr w:type="spellStart"/>
        <w:r w:rsidRPr="00116D8A">
          <w:rPr>
            <w:rFonts w:ascii="Georgia" w:eastAsia="Times New Roman" w:hAnsi="Georgia" w:cs="Helvetica"/>
            <w:color w:val="424142"/>
            <w:sz w:val="30"/>
            <w:szCs w:val="30"/>
          </w:rPr>
          <w:t>meristem</w:t>
        </w:r>
        <w:proofErr w:type="spellEnd"/>
        <w:r w:rsidRPr="00116D8A">
          <w:rPr>
            <w:rFonts w:ascii="Georgia" w:eastAsia="Times New Roman" w:hAnsi="Georgia" w:cs="Helvetica"/>
            <w:color w:val="424142"/>
            <w:sz w:val="30"/>
            <w:szCs w:val="30"/>
          </w:rPr>
          <w:t xml:space="preserve"> is covered by spirally arranged leaves and can only be seen after pulling out all the leaves (Fig. 7.61). </w:t>
        </w:r>
      </w:ins>
    </w:p>
    <w:p w:rsidR="00116D8A" w:rsidRPr="00116D8A" w:rsidRDefault="00116D8A" w:rsidP="00116D8A">
      <w:pPr>
        <w:shd w:val="clear" w:color="auto" w:fill="FFFFFF"/>
        <w:spacing w:after="288" w:line="360" w:lineRule="atLeast"/>
        <w:rPr>
          <w:ins w:id="23" w:author="Unknown"/>
          <w:rFonts w:ascii="Georgia" w:eastAsia="Times New Roman" w:hAnsi="Georgia" w:cs="Helvetica"/>
          <w:color w:val="424142"/>
          <w:sz w:val="30"/>
          <w:szCs w:val="30"/>
        </w:rPr>
      </w:pPr>
      <w:ins w:id="24" w:author="Unknown">
        <w:r w:rsidRPr="00116D8A">
          <w:rPr>
            <w:rFonts w:ascii="Georgia" w:eastAsia="Times New Roman" w:hAnsi="Georgia" w:cs="Helvetica"/>
            <w:color w:val="424142"/>
            <w:sz w:val="30"/>
            <w:szCs w:val="30"/>
          </w:rPr>
          <w:t xml:space="preserve">The 3-dimensional view of stele indicates that the </w:t>
        </w:r>
        <w:proofErr w:type="spellStart"/>
        <w:r w:rsidRPr="00116D8A">
          <w:rPr>
            <w:rFonts w:ascii="Georgia" w:eastAsia="Times New Roman" w:hAnsi="Georgia" w:cs="Helvetica"/>
            <w:color w:val="424142"/>
            <w:sz w:val="30"/>
            <w:szCs w:val="30"/>
          </w:rPr>
          <w:t>stele</w:t>
        </w:r>
        <w:proofErr w:type="spellEnd"/>
        <w:r w:rsidRPr="00116D8A">
          <w:rPr>
            <w:rFonts w:ascii="Georgia" w:eastAsia="Times New Roman" w:hAnsi="Georgia" w:cs="Helvetica"/>
            <w:color w:val="424142"/>
            <w:sz w:val="30"/>
            <w:szCs w:val="30"/>
          </w:rPr>
          <w:t xml:space="preserve"> is anchor-shaped and is differentia</w:t>
        </w:r>
        <w:r w:rsidRPr="00116D8A">
          <w:rPr>
            <w:rFonts w:ascii="Georgia" w:eastAsia="Times New Roman" w:hAnsi="Georgia" w:cs="Helvetica"/>
            <w:color w:val="424142"/>
            <w:sz w:val="30"/>
            <w:szCs w:val="30"/>
          </w:rPr>
          <w:softHyphen/>
          <w:t xml:space="preserve">ted into the upper cylindrical stem axis and the lower </w:t>
        </w:r>
        <w:proofErr w:type="spellStart"/>
        <w:r w:rsidRPr="00116D8A">
          <w:rPr>
            <w:rFonts w:ascii="Georgia" w:eastAsia="Times New Roman" w:hAnsi="Georgia" w:cs="Helvetica"/>
            <w:color w:val="424142"/>
            <w:sz w:val="30"/>
            <w:szCs w:val="30"/>
          </w:rPr>
          <w:t>rhizomorph</w:t>
        </w:r>
        <w:proofErr w:type="spellEnd"/>
        <w:r w:rsidRPr="00116D8A">
          <w:rPr>
            <w:rFonts w:ascii="Georgia" w:eastAsia="Times New Roman" w:hAnsi="Georgia" w:cs="Helvetica"/>
            <w:color w:val="424142"/>
            <w:sz w:val="30"/>
            <w:szCs w:val="30"/>
          </w:rPr>
          <w:t xml:space="preserve"> part which is extended horizontally with upturned lobes (Figs. 7.61 and 7.62). </w:t>
        </w:r>
      </w:ins>
    </w:p>
    <w:p w:rsidR="00116D8A" w:rsidRPr="00116D8A" w:rsidRDefault="00116D8A" w:rsidP="00116D8A">
      <w:pPr>
        <w:shd w:val="clear" w:color="auto" w:fill="FFFFFF"/>
        <w:spacing w:after="288" w:line="360" w:lineRule="atLeast"/>
        <w:rPr>
          <w:ins w:id="25" w:author="Unknown"/>
          <w:rFonts w:ascii="Georgia" w:eastAsia="Times New Roman" w:hAnsi="Georgia" w:cs="Helvetica"/>
          <w:color w:val="424142"/>
          <w:sz w:val="30"/>
          <w:szCs w:val="30"/>
        </w:rPr>
      </w:pPr>
      <w:ins w:id="26" w:author="Unknown">
        <w:r w:rsidRPr="00116D8A">
          <w:rPr>
            <w:rFonts w:ascii="Georgia" w:eastAsia="Times New Roman" w:hAnsi="Georgia" w:cs="Helvetica"/>
            <w:color w:val="424142"/>
            <w:sz w:val="30"/>
            <w:szCs w:val="30"/>
          </w:rPr>
          <w:t xml:space="preserve">The plants with </w:t>
        </w:r>
        <w:proofErr w:type="spellStart"/>
        <w:r w:rsidRPr="00116D8A">
          <w:rPr>
            <w:rFonts w:ascii="Georgia" w:eastAsia="Times New Roman" w:hAnsi="Georgia" w:cs="Helvetica"/>
            <w:color w:val="424142"/>
            <w:sz w:val="30"/>
            <w:szCs w:val="30"/>
          </w:rPr>
          <w:t>trilobed</w:t>
        </w:r>
        <w:proofErr w:type="spellEnd"/>
        <w:r w:rsidRPr="00116D8A">
          <w:rPr>
            <w:rFonts w:ascii="Georgia" w:eastAsia="Times New Roman" w:hAnsi="Georgia" w:cs="Helvetica"/>
            <w:color w:val="424142"/>
            <w:sz w:val="30"/>
            <w:szCs w:val="30"/>
          </w:rPr>
          <w:t xml:space="preserve"> basal part show four radiating arms in the T.S. of the lower part of stele. Because, one pair of arms diverges widely, while the other two arms come closer to give a </w:t>
        </w:r>
        <w:proofErr w:type="spellStart"/>
        <w:r w:rsidRPr="00116D8A">
          <w:rPr>
            <w:rFonts w:ascii="Georgia" w:eastAsia="Times New Roman" w:hAnsi="Georgia" w:cs="Helvetica"/>
            <w:color w:val="424142"/>
            <w:sz w:val="30"/>
            <w:szCs w:val="30"/>
          </w:rPr>
          <w:t>trilobed</w:t>
        </w:r>
        <w:proofErr w:type="spellEnd"/>
        <w:r w:rsidRPr="00116D8A">
          <w:rPr>
            <w:rFonts w:ascii="Georgia" w:eastAsia="Times New Roman" w:hAnsi="Georgia" w:cs="Helvetica"/>
            <w:color w:val="424142"/>
            <w:sz w:val="30"/>
            <w:szCs w:val="30"/>
          </w:rPr>
          <w:t xml:space="preserve"> appearance. In rare instances, all the four arms diverge widely to give four-lobed basal part (Fig. 7.63B). </w:t>
        </w:r>
      </w:ins>
    </w:p>
    <w:p w:rsidR="00116D8A" w:rsidRPr="00116D8A" w:rsidRDefault="00116D8A" w:rsidP="00116D8A">
      <w:pPr>
        <w:shd w:val="clear" w:color="auto" w:fill="FFFFFF"/>
        <w:spacing w:after="288" w:line="360" w:lineRule="atLeast"/>
        <w:rPr>
          <w:ins w:id="27" w:author="Unknown"/>
          <w:rFonts w:ascii="Georgia" w:eastAsia="Times New Roman" w:hAnsi="Georgia" w:cs="Helvetica"/>
          <w:color w:val="424142"/>
          <w:sz w:val="30"/>
          <w:szCs w:val="30"/>
        </w:rPr>
      </w:pPr>
      <w:r>
        <w:rPr>
          <w:rFonts w:ascii="Georgia" w:eastAsia="Times New Roman" w:hAnsi="Georgia" w:cs="Helvetica"/>
          <w:b/>
          <w:bCs/>
          <w:noProof/>
          <w:color w:val="888888"/>
          <w:sz w:val="30"/>
          <w:szCs w:val="30"/>
        </w:rPr>
        <w:drawing>
          <wp:inline distT="0" distB="0" distL="0" distR="0">
            <wp:extent cx="2781300" cy="2438400"/>
            <wp:effectExtent l="19050" t="0" r="0" b="0"/>
            <wp:docPr id="7" name="Picture 7" descr="L.S. of the Axis of Isoete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S. of the Axis of Isoetes">
                      <a:hlinkClick r:id="rId11"/>
                    </pic:cNvPr>
                    <pic:cNvPicPr>
                      <a:picLocks noChangeAspect="1" noChangeArrowheads="1"/>
                    </pic:cNvPicPr>
                  </pic:nvPicPr>
                  <pic:blipFill>
                    <a:blip r:embed="rId12"/>
                    <a:srcRect/>
                    <a:stretch>
                      <a:fillRect/>
                    </a:stretch>
                  </pic:blipFill>
                  <pic:spPr bwMode="auto">
                    <a:xfrm>
                      <a:off x="0" y="0"/>
                      <a:ext cx="2781300" cy="2438400"/>
                    </a:xfrm>
                    <a:prstGeom prst="rect">
                      <a:avLst/>
                    </a:prstGeom>
                    <a:noFill/>
                    <a:ln w="9525">
                      <a:noFill/>
                      <a:miter lim="800000"/>
                      <a:headEnd/>
                      <a:tailEnd/>
                    </a:ln>
                  </pic:spPr>
                </pic:pic>
              </a:graphicData>
            </a:graphic>
          </wp:inline>
        </w:drawing>
      </w:r>
    </w:p>
    <w:p w:rsidR="00116D8A" w:rsidRPr="00116D8A" w:rsidRDefault="00116D8A" w:rsidP="00116D8A">
      <w:pPr>
        <w:shd w:val="clear" w:color="auto" w:fill="FFFFFF"/>
        <w:spacing w:after="288" w:line="360" w:lineRule="atLeast"/>
        <w:rPr>
          <w:ins w:id="28" w:author="Unknown"/>
          <w:rFonts w:ascii="Georgia" w:eastAsia="Times New Roman" w:hAnsi="Georgia" w:cs="Helvetica"/>
          <w:color w:val="424142"/>
          <w:sz w:val="30"/>
          <w:szCs w:val="30"/>
        </w:rPr>
      </w:pPr>
      <w:ins w:id="29" w:author="Unknown">
        <w:r w:rsidRPr="00116D8A">
          <w:rPr>
            <w:rFonts w:ascii="Georgia" w:eastAsia="Times New Roman" w:hAnsi="Georgia" w:cs="Helvetica"/>
            <w:color w:val="424142"/>
            <w:sz w:val="30"/>
            <w:szCs w:val="30"/>
          </w:rPr>
          <w:t xml:space="preserve">The T.S. and L.S. of the upper and the lower parts of the axis shows </w:t>
        </w:r>
        <w:proofErr w:type="spellStart"/>
        <w:r w:rsidRPr="00116D8A">
          <w:rPr>
            <w:rFonts w:ascii="Georgia" w:eastAsia="Times New Roman" w:hAnsi="Georgia" w:cs="Helvetica"/>
            <w:color w:val="424142"/>
            <w:sz w:val="30"/>
            <w:szCs w:val="30"/>
          </w:rPr>
          <w:t>protostele</w:t>
        </w:r>
        <w:proofErr w:type="spellEnd"/>
        <w:r w:rsidRPr="00116D8A">
          <w:rPr>
            <w:rFonts w:ascii="Georgia" w:eastAsia="Times New Roman" w:hAnsi="Georgia" w:cs="Helvetica"/>
            <w:color w:val="424142"/>
            <w:sz w:val="30"/>
            <w:szCs w:val="30"/>
          </w:rPr>
          <w:t xml:space="preserve"> where xylem is in centre, encircled by phloem that is not deli</w:t>
        </w:r>
        <w:r w:rsidRPr="00116D8A">
          <w:rPr>
            <w:rFonts w:ascii="Georgia" w:eastAsia="Times New Roman" w:hAnsi="Georgia" w:cs="Helvetica"/>
            <w:color w:val="424142"/>
            <w:sz w:val="30"/>
            <w:szCs w:val="30"/>
          </w:rPr>
          <w:softHyphen/>
          <w:t xml:space="preserve">mited from the adjoining cortex due to the absence of endodermis (Fig. 7.63A-C). In mature stem and </w:t>
        </w:r>
        <w:proofErr w:type="spellStart"/>
        <w:r w:rsidRPr="00116D8A">
          <w:rPr>
            <w:rFonts w:ascii="Georgia" w:eastAsia="Times New Roman" w:hAnsi="Georgia" w:cs="Helvetica"/>
            <w:color w:val="424142"/>
            <w:sz w:val="30"/>
            <w:szCs w:val="30"/>
          </w:rPr>
          <w:t>rtiizomorph</w:t>
        </w:r>
        <w:proofErr w:type="spellEnd"/>
        <w:r w:rsidRPr="00116D8A">
          <w:rPr>
            <w:rFonts w:ascii="Georgia" w:eastAsia="Times New Roman" w:hAnsi="Georgia" w:cs="Helvetica"/>
            <w:color w:val="424142"/>
            <w:sz w:val="30"/>
            <w:szCs w:val="30"/>
          </w:rPr>
          <w:t>, a cambium is formed out</w:t>
        </w:r>
        <w:r w:rsidRPr="00116D8A">
          <w:rPr>
            <w:rFonts w:ascii="Georgia" w:eastAsia="Times New Roman" w:hAnsi="Georgia" w:cs="Helvetica"/>
            <w:color w:val="424142"/>
            <w:sz w:val="30"/>
            <w:szCs w:val="30"/>
          </w:rPr>
          <w:softHyphen/>
          <w:t>side the phloem. The xylem is made up of reti</w:t>
        </w:r>
        <w:r w:rsidRPr="00116D8A">
          <w:rPr>
            <w:rFonts w:ascii="Georgia" w:eastAsia="Times New Roman" w:hAnsi="Georgia" w:cs="Helvetica"/>
            <w:color w:val="424142"/>
            <w:sz w:val="30"/>
            <w:szCs w:val="30"/>
          </w:rPr>
          <w:softHyphen/>
          <w:t xml:space="preserve">culate and spiral </w:t>
        </w:r>
        <w:proofErr w:type="spellStart"/>
        <w:r w:rsidRPr="00116D8A">
          <w:rPr>
            <w:rFonts w:ascii="Georgia" w:eastAsia="Times New Roman" w:hAnsi="Georgia" w:cs="Helvetica"/>
            <w:color w:val="424142"/>
            <w:sz w:val="30"/>
            <w:szCs w:val="30"/>
          </w:rPr>
          <w:t>tracheids</w:t>
        </w:r>
        <w:proofErr w:type="spellEnd"/>
        <w:r w:rsidRPr="00116D8A">
          <w:rPr>
            <w:rFonts w:ascii="Georgia" w:eastAsia="Times New Roman" w:hAnsi="Georgia" w:cs="Helvetica"/>
            <w:color w:val="424142"/>
            <w:sz w:val="30"/>
            <w:szCs w:val="30"/>
          </w:rPr>
          <w:t xml:space="preserve"> intermixed with parenchyma. </w:t>
        </w:r>
      </w:ins>
    </w:p>
    <w:p w:rsidR="00116D8A" w:rsidRPr="00116D8A" w:rsidRDefault="00116D8A" w:rsidP="00116D8A">
      <w:pPr>
        <w:shd w:val="clear" w:color="auto" w:fill="FFFFFF"/>
        <w:spacing w:after="288" w:line="360" w:lineRule="atLeast"/>
        <w:rPr>
          <w:ins w:id="30" w:author="Unknown"/>
          <w:rFonts w:ascii="Georgia" w:eastAsia="Times New Roman" w:hAnsi="Georgia" w:cs="Helvetica"/>
          <w:color w:val="424142"/>
          <w:sz w:val="30"/>
          <w:szCs w:val="30"/>
        </w:rPr>
      </w:pPr>
      <w:ins w:id="31" w:author="Unknown">
        <w:r w:rsidRPr="00116D8A">
          <w:rPr>
            <w:rFonts w:ascii="Georgia" w:eastAsia="Times New Roman" w:hAnsi="Georgia" w:cs="Helvetica"/>
            <w:color w:val="424142"/>
            <w:sz w:val="30"/>
            <w:szCs w:val="30"/>
          </w:rPr>
          <w:t>The phloem consists of sieve tubes with sieve plates on the wall. The cortex is made up of starch-filled parenchyma with large inter</w:t>
        </w:r>
        <w:r w:rsidRPr="00116D8A">
          <w:rPr>
            <w:rFonts w:ascii="Georgia" w:eastAsia="Times New Roman" w:hAnsi="Georgia" w:cs="Helvetica"/>
            <w:color w:val="424142"/>
            <w:sz w:val="30"/>
            <w:szCs w:val="30"/>
          </w:rPr>
          <w:softHyphen/>
          <w:t xml:space="preserve">cellular spaces. </w:t>
        </w:r>
      </w:ins>
    </w:p>
    <w:p w:rsidR="00116D8A" w:rsidRPr="00116D8A" w:rsidRDefault="00116D8A" w:rsidP="00116D8A">
      <w:pPr>
        <w:shd w:val="clear" w:color="auto" w:fill="FFFFFF"/>
        <w:spacing w:after="288" w:line="360" w:lineRule="atLeast"/>
        <w:rPr>
          <w:ins w:id="32" w:author="Unknown"/>
          <w:rFonts w:ascii="Georgia" w:eastAsia="Times New Roman" w:hAnsi="Georgia" w:cs="Helvetica"/>
          <w:color w:val="424142"/>
          <w:sz w:val="30"/>
          <w:szCs w:val="30"/>
        </w:rPr>
      </w:pPr>
      <w:ins w:id="33" w:author="Unknown">
        <w:r w:rsidRPr="00116D8A">
          <w:rPr>
            <w:rFonts w:ascii="Georgia" w:eastAsia="Times New Roman" w:hAnsi="Georgia" w:cs="Helvetica"/>
            <w:color w:val="424142"/>
            <w:sz w:val="30"/>
            <w:szCs w:val="30"/>
          </w:rPr>
          <w:lastRenderedPageBreak/>
          <w:t xml:space="preserve">The secondary growth is noted in </w:t>
        </w:r>
        <w:proofErr w:type="spellStart"/>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The activity of cambium is bifacial. It produces secondary cortex centrifugally (on the outside). As a result the secondary cortex pushes the primary cortex towards outside and it sloughs off every year as dead tissue. </w:t>
        </w:r>
      </w:ins>
    </w:p>
    <w:p w:rsidR="00116D8A" w:rsidRPr="00116D8A" w:rsidRDefault="00116D8A" w:rsidP="00116D8A">
      <w:pPr>
        <w:shd w:val="clear" w:color="auto" w:fill="FFFFFF"/>
        <w:spacing w:after="288" w:line="360" w:lineRule="atLeast"/>
        <w:rPr>
          <w:ins w:id="34" w:author="Unknown"/>
          <w:rFonts w:ascii="Georgia" w:eastAsia="Times New Roman" w:hAnsi="Georgia" w:cs="Helvetica"/>
          <w:color w:val="424142"/>
          <w:sz w:val="30"/>
          <w:szCs w:val="30"/>
        </w:rPr>
      </w:pPr>
      <w:r>
        <w:rPr>
          <w:rFonts w:ascii="Georgia" w:eastAsia="Times New Roman" w:hAnsi="Georgia" w:cs="Helvetica"/>
          <w:b/>
          <w:bCs/>
          <w:noProof/>
          <w:color w:val="888888"/>
          <w:sz w:val="30"/>
          <w:szCs w:val="30"/>
        </w:rPr>
        <w:drawing>
          <wp:inline distT="0" distB="0" distL="0" distR="0">
            <wp:extent cx="5372100" cy="2209800"/>
            <wp:effectExtent l="19050" t="0" r="0" b="0"/>
            <wp:docPr id="8" name="Picture 8" descr="Isoetes Coromandelian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soetes Coromandeliana">
                      <a:hlinkClick r:id="rId13"/>
                    </pic:cNvPr>
                    <pic:cNvPicPr>
                      <a:picLocks noChangeAspect="1" noChangeArrowheads="1"/>
                    </pic:cNvPicPr>
                  </pic:nvPicPr>
                  <pic:blipFill>
                    <a:blip r:embed="rId14"/>
                    <a:srcRect/>
                    <a:stretch>
                      <a:fillRect/>
                    </a:stretch>
                  </pic:blipFill>
                  <pic:spPr bwMode="auto">
                    <a:xfrm>
                      <a:off x="0" y="0"/>
                      <a:ext cx="5372100" cy="2209800"/>
                    </a:xfrm>
                    <a:prstGeom prst="rect">
                      <a:avLst/>
                    </a:prstGeom>
                    <a:noFill/>
                    <a:ln w="9525">
                      <a:noFill/>
                      <a:miter lim="800000"/>
                      <a:headEnd/>
                      <a:tailEnd/>
                    </a:ln>
                  </pic:spPr>
                </pic:pic>
              </a:graphicData>
            </a:graphic>
          </wp:inline>
        </w:drawing>
      </w:r>
    </w:p>
    <w:p w:rsidR="00116D8A" w:rsidRPr="00116D8A" w:rsidRDefault="00116D8A" w:rsidP="00116D8A">
      <w:pPr>
        <w:shd w:val="clear" w:color="auto" w:fill="FFFFFF"/>
        <w:spacing w:after="288" w:line="360" w:lineRule="atLeast"/>
        <w:rPr>
          <w:ins w:id="35" w:author="Unknown"/>
          <w:rFonts w:ascii="Georgia" w:eastAsia="Times New Roman" w:hAnsi="Georgia" w:cs="Helvetica"/>
          <w:color w:val="424142"/>
          <w:sz w:val="30"/>
          <w:szCs w:val="30"/>
        </w:rPr>
      </w:pPr>
      <w:ins w:id="36" w:author="Unknown">
        <w:r w:rsidRPr="00116D8A">
          <w:rPr>
            <w:rFonts w:ascii="Georgia" w:eastAsia="Times New Roman" w:hAnsi="Georgia" w:cs="Helvetica"/>
            <w:color w:val="424142"/>
            <w:sz w:val="30"/>
            <w:szCs w:val="30"/>
          </w:rPr>
          <w:t>The cambium pro</w:t>
        </w:r>
        <w:r w:rsidRPr="00116D8A">
          <w:rPr>
            <w:rFonts w:ascii="Georgia" w:eastAsia="Times New Roman" w:hAnsi="Georgia" w:cs="Helvetica"/>
            <w:color w:val="424142"/>
            <w:sz w:val="30"/>
            <w:szCs w:val="30"/>
          </w:rPr>
          <w:softHyphen/>
          <w:t xml:space="preserve">duces centripetally (towards Inside) secondary xylem of reticulate </w:t>
        </w:r>
        <w:proofErr w:type="spellStart"/>
        <w:r w:rsidRPr="00116D8A">
          <w:rPr>
            <w:rFonts w:ascii="Georgia" w:eastAsia="Times New Roman" w:hAnsi="Georgia" w:cs="Helvetica"/>
            <w:color w:val="424142"/>
            <w:sz w:val="30"/>
            <w:szCs w:val="30"/>
          </w:rPr>
          <w:t>tracheids</w:t>
        </w:r>
        <w:proofErr w:type="spellEnd"/>
        <w:r w:rsidRPr="00116D8A">
          <w:rPr>
            <w:rFonts w:ascii="Georgia" w:eastAsia="Times New Roman" w:hAnsi="Georgia" w:cs="Helvetica"/>
            <w:color w:val="424142"/>
            <w:sz w:val="30"/>
            <w:szCs w:val="30"/>
          </w:rPr>
          <w:t>, or secondary phloem or a mixture of secondary xylem, secondary phloem and secondary parenchyma. Due to the inconstant nature of their centripetal secondary tissue, it has been described as ‘pris</w:t>
        </w:r>
        <w:r w:rsidRPr="00116D8A">
          <w:rPr>
            <w:rFonts w:ascii="Georgia" w:eastAsia="Times New Roman" w:hAnsi="Georgia" w:cs="Helvetica"/>
            <w:color w:val="424142"/>
            <w:sz w:val="30"/>
            <w:szCs w:val="30"/>
          </w:rPr>
          <w:softHyphen/>
          <w:t xml:space="preserve">matic layer’ (Fig. 7.63A). </w:t>
        </w:r>
      </w:ins>
    </w:p>
    <w:p w:rsidR="00116D8A" w:rsidRPr="00116D8A" w:rsidRDefault="00116D8A" w:rsidP="00116D8A">
      <w:pPr>
        <w:shd w:val="clear" w:color="auto" w:fill="FFFFFF"/>
        <w:spacing w:after="288" w:line="360" w:lineRule="atLeast"/>
        <w:rPr>
          <w:ins w:id="37" w:author="Unknown"/>
          <w:rFonts w:ascii="Georgia" w:eastAsia="Times New Roman" w:hAnsi="Georgia" w:cs="Helvetica"/>
          <w:color w:val="424142"/>
          <w:sz w:val="30"/>
          <w:szCs w:val="30"/>
        </w:rPr>
      </w:pPr>
      <w:ins w:id="38" w:author="Unknown">
        <w:r w:rsidRPr="00116D8A">
          <w:rPr>
            <w:rFonts w:ascii="Georgia" w:eastAsia="Times New Roman" w:hAnsi="Georgia" w:cs="Helvetica"/>
            <w:color w:val="424142"/>
            <w:sz w:val="30"/>
            <w:szCs w:val="30"/>
          </w:rPr>
          <w:t>ADVERTISEMENTS:</w:t>
        </w:r>
      </w:ins>
    </w:p>
    <w:p w:rsidR="00116D8A" w:rsidRPr="00116D8A" w:rsidRDefault="00116D8A" w:rsidP="00116D8A">
      <w:pPr>
        <w:shd w:val="clear" w:color="auto" w:fill="FFFFFF"/>
        <w:spacing w:after="288" w:line="360" w:lineRule="atLeast"/>
        <w:rPr>
          <w:ins w:id="39" w:author="Unknown"/>
          <w:rFonts w:ascii="Georgia" w:eastAsia="Times New Roman" w:hAnsi="Georgia" w:cs="Helvetica"/>
          <w:color w:val="424142"/>
          <w:sz w:val="30"/>
          <w:szCs w:val="30"/>
        </w:rPr>
      </w:pPr>
      <w:ins w:id="40" w:author="Unknown">
        <w:r w:rsidRPr="00116D8A">
          <w:rPr>
            <w:rFonts w:ascii="Georgia" w:eastAsia="Times New Roman" w:hAnsi="Georgia" w:cs="Helvetica"/>
            <w:color w:val="424142"/>
            <w:sz w:val="30"/>
            <w:szCs w:val="30"/>
          </w:rPr>
          <w:pict/>
        </w:r>
      </w:ins>
      <w:r w:rsidRPr="00116D8A">
        <w:rPr>
          <w:rFonts w:ascii="Georgia" w:eastAsia="Times New Roman" w:hAnsi="Georgia" w:cs="Helvetica"/>
          <w:color w:val="424142"/>
          <w:sz w:val="30"/>
          <w:szCs w:val="30"/>
        </w:rPr>
        <w:pict/>
      </w:r>
      <w:ins w:id="41" w:author="Unknown">
        <w:r w:rsidRPr="00116D8A">
          <w:rPr>
            <w:rFonts w:ascii="Georgia" w:eastAsia="Times New Roman" w:hAnsi="Georgia" w:cs="Helvetica"/>
            <w:color w:val="424142"/>
            <w:sz w:val="30"/>
            <w:szCs w:val="30"/>
          </w:rPr>
          <w:t>Thus, the cambium is abnormal in position (develops outside the phloem) and also abnormal in function (pro</w:t>
        </w:r>
        <w:r w:rsidRPr="00116D8A">
          <w:rPr>
            <w:rFonts w:ascii="Georgia" w:eastAsia="Times New Roman" w:hAnsi="Georgia" w:cs="Helvetica"/>
            <w:color w:val="424142"/>
            <w:sz w:val="30"/>
            <w:szCs w:val="30"/>
          </w:rPr>
          <w:softHyphen/>
          <w:t xml:space="preserve">duces secondary cortex outside and secondary phloem inside). </w:t>
        </w:r>
      </w:ins>
    </w:p>
    <w:p w:rsidR="00116D8A" w:rsidRPr="00116D8A" w:rsidRDefault="00116D8A" w:rsidP="00116D8A">
      <w:pPr>
        <w:shd w:val="clear" w:color="auto" w:fill="FFFFFF"/>
        <w:spacing w:after="288" w:line="360" w:lineRule="atLeast"/>
        <w:rPr>
          <w:ins w:id="42" w:author="Unknown"/>
          <w:rFonts w:ascii="Georgia" w:eastAsia="Times New Roman" w:hAnsi="Georgia" w:cs="Helvetica"/>
          <w:color w:val="424142"/>
          <w:sz w:val="30"/>
          <w:szCs w:val="30"/>
        </w:rPr>
      </w:pPr>
      <w:ins w:id="43" w:author="Unknown">
        <w:r w:rsidRPr="00116D8A">
          <w:rPr>
            <w:rFonts w:ascii="Georgia" w:eastAsia="Times New Roman" w:hAnsi="Georgia" w:cs="Helvetica"/>
            <w:color w:val="424142"/>
            <w:sz w:val="30"/>
            <w:szCs w:val="30"/>
          </w:rPr>
          <w:t xml:space="preserve">Some authors suggested that the cambium is comprised of two parts: a lateral </w:t>
        </w:r>
        <w:proofErr w:type="spellStart"/>
        <w:r w:rsidRPr="00116D8A">
          <w:rPr>
            <w:rFonts w:ascii="Georgia" w:eastAsia="Times New Roman" w:hAnsi="Georgia" w:cs="Helvetica"/>
            <w:color w:val="424142"/>
            <w:sz w:val="30"/>
            <w:szCs w:val="30"/>
          </w:rPr>
          <w:t>meristem</w:t>
        </w:r>
        <w:proofErr w:type="spellEnd"/>
        <w:r w:rsidRPr="00116D8A">
          <w:rPr>
            <w:rFonts w:ascii="Georgia" w:eastAsia="Times New Roman" w:hAnsi="Georgia" w:cs="Helvetica"/>
            <w:color w:val="424142"/>
            <w:sz w:val="30"/>
            <w:szCs w:val="30"/>
          </w:rPr>
          <w:t xml:space="preserve"> around erect axis, and a basal </w:t>
        </w:r>
        <w:proofErr w:type="spellStart"/>
        <w:r w:rsidRPr="00116D8A">
          <w:rPr>
            <w:rFonts w:ascii="Georgia" w:eastAsia="Times New Roman" w:hAnsi="Georgia" w:cs="Helvetica"/>
            <w:color w:val="424142"/>
            <w:sz w:val="30"/>
            <w:szCs w:val="30"/>
          </w:rPr>
          <w:t>meristem</w:t>
        </w:r>
        <w:proofErr w:type="spellEnd"/>
        <w:r w:rsidRPr="00116D8A">
          <w:rPr>
            <w:rFonts w:ascii="Georgia" w:eastAsia="Times New Roman" w:hAnsi="Georgia" w:cs="Helvetica"/>
            <w:color w:val="424142"/>
            <w:sz w:val="30"/>
            <w:szCs w:val="30"/>
          </w:rPr>
          <w:t xml:space="preserve"> around basal part. However, </w:t>
        </w:r>
        <w:proofErr w:type="spellStart"/>
        <w:r w:rsidRPr="00116D8A">
          <w:rPr>
            <w:rFonts w:ascii="Georgia" w:eastAsia="Times New Roman" w:hAnsi="Georgia" w:cs="Helvetica"/>
            <w:color w:val="424142"/>
            <w:sz w:val="30"/>
            <w:szCs w:val="30"/>
          </w:rPr>
          <w:t>Bierhorst</w:t>
        </w:r>
        <w:proofErr w:type="spellEnd"/>
        <w:r w:rsidRPr="00116D8A">
          <w:rPr>
            <w:rFonts w:ascii="Georgia" w:eastAsia="Times New Roman" w:hAnsi="Georgia" w:cs="Helvetica"/>
            <w:color w:val="424142"/>
            <w:sz w:val="30"/>
            <w:szCs w:val="30"/>
          </w:rPr>
          <w:t xml:space="preserve"> (1971) distinguished the basal </w:t>
        </w:r>
        <w:proofErr w:type="spellStart"/>
        <w:r w:rsidRPr="00116D8A">
          <w:rPr>
            <w:rFonts w:ascii="Georgia" w:eastAsia="Times New Roman" w:hAnsi="Georgia" w:cs="Helvetica"/>
            <w:color w:val="424142"/>
            <w:sz w:val="30"/>
            <w:szCs w:val="30"/>
          </w:rPr>
          <w:t>meristem</w:t>
        </w:r>
        <w:proofErr w:type="spellEnd"/>
        <w:r w:rsidRPr="00116D8A">
          <w:rPr>
            <w:rFonts w:ascii="Georgia" w:eastAsia="Times New Roman" w:hAnsi="Georgia" w:cs="Helvetica"/>
            <w:color w:val="424142"/>
            <w:sz w:val="30"/>
            <w:szCs w:val="30"/>
          </w:rPr>
          <w:t xml:space="preserve"> along the base of anchor-shaped stele from where only roots develop (Fig. 7.62). </w:t>
        </w:r>
      </w:ins>
    </w:p>
    <w:p w:rsidR="00116D8A" w:rsidRPr="00116D8A" w:rsidRDefault="00116D8A" w:rsidP="00116D8A">
      <w:pPr>
        <w:shd w:val="clear" w:color="auto" w:fill="FFFFFF"/>
        <w:spacing w:after="288" w:line="360" w:lineRule="atLeast"/>
        <w:rPr>
          <w:ins w:id="44" w:author="Unknown"/>
          <w:rFonts w:ascii="Georgia" w:eastAsia="Times New Roman" w:hAnsi="Georgia" w:cs="Helvetica"/>
          <w:color w:val="424142"/>
          <w:sz w:val="30"/>
          <w:szCs w:val="30"/>
        </w:rPr>
      </w:pPr>
      <w:ins w:id="45" w:author="Unknown">
        <w:r w:rsidRPr="00116D8A">
          <w:rPr>
            <w:rFonts w:ascii="Georgia" w:eastAsia="Times New Roman" w:hAnsi="Georgia" w:cs="Helvetica"/>
            <w:b/>
            <w:bCs/>
            <w:color w:val="424142"/>
            <w:sz w:val="30"/>
            <w:szCs w:val="30"/>
          </w:rPr>
          <w:t xml:space="preserve">2. Leaf: </w:t>
        </w:r>
      </w:ins>
    </w:p>
    <w:p w:rsidR="00116D8A" w:rsidRPr="00116D8A" w:rsidRDefault="00116D8A" w:rsidP="00116D8A">
      <w:pPr>
        <w:shd w:val="clear" w:color="auto" w:fill="FFFFFF"/>
        <w:spacing w:after="288" w:line="360" w:lineRule="atLeast"/>
        <w:rPr>
          <w:ins w:id="46" w:author="Unknown"/>
          <w:rFonts w:ascii="Georgia" w:eastAsia="Times New Roman" w:hAnsi="Georgia" w:cs="Helvetica"/>
          <w:color w:val="424142"/>
          <w:sz w:val="30"/>
          <w:szCs w:val="30"/>
        </w:rPr>
      </w:pPr>
      <w:ins w:id="47" w:author="Unknown">
        <w:r w:rsidRPr="00116D8A">
          <w:rPr>
            <w:rFonts w:ascii="Georgia" w:eastAsia="Times New Roman" w:hAnsi="Georgia" w:cs="Helvetica"/>
            <w:color w:val="424142"/>
            <w:sz w:val="30"/>
            <w:szCs w:val="30"/>
          </w:rPr>
          <w:lastRenderedPageBreak/>
          <w:t xml:space="preserve">The leaves are quill-like, develop from the apical </w:t>
        </w:r>
        <w:proofErr w:type="spellStart"/>
        <w:r w:rsidRPr="00116D8A">
          <w:rPr>
            <w:rFonts w:ascii="Georgia" w:eastAsia="Times New Roman" w:hAnsi="Georgia" w:cs="Helvetica"/>
            <w:color w:val="424142"/>
            <w:sz w:val="30"/>
            <w:szCs w:val="30"/>
          </w:rPr>
          <w:t>meristem</w:t>
        </w:r>
        <w:proofErr w:type="spellEnd"/>
        <w:r w:rsidRPr="00116D8A">
          <w:rPr>
            <w:rFonts w:ascii="Georgia" w:eastAsia="Times New Roman" w:hAnsi="Georgia" w:cs="Helvetica"/>
            <w:color w:val="424142"/>
            <w:sz w:val="30"/>
            <w:szCs w:val="30"/>
          </w:rPr>
          <w:t xml:space="preserve">. The leaves are borne in </w:t>
        </w:r>
        <w:proofErr w:type="spellStart"/>
        <w:r w:rsidRPr="00116D8A">
          <w:rPr>
            <w:rFonts w:ascii="Georgia" w:eastAsia="Times New Roman" w:hAnsi="Georgia" w:cs="Helvetica"/>
            <w:color w:val="424142"/>
            <w:sz w:val="30"/>
            <w:szCs w:val="30"/>
          </w:rPr>
          <w:t>acropetal</w:t>
        </w:r>
        <w:proofErr w:type="spellEnd"/>
        <w:r w:rsidRPr="00116D8A">
          <w:rPr>
            <w:rFonts w:ascii="Georgia" w:eastAsia="Times New Roman" w:hAnsi="Georgia" w:cs="Helvetica"/>
            <w:color w:val="424142"/>
            <w:sz w:val="30"/>
            <w:szCs w:val="30"/>
          </w:rPr>
          <w:t xml:space="preserve"> order overlapping one another in a close spiral </w:t>
        </w:r>
        <w:proofErr w:type="spellStart"/>
        <w:r w:rsidRPr="00116D8A">
          <w:rPr>
            <w:rFonts w:ascii="Georgia" w:eastAsia="Times New Roman" w:hAnsi="Georgia" w:cs="Helvetica"/>
            <w:color w:val="424142"/>
            <w:sz w:val="30"/>
            <w:szCs w:val="30"/>
          </w:rPr>
          <w:t>phyllotaxy</w:t>
        </w:r>
        <w:proofErr w:type="spellEnd"/>
        <w:r w:rsidRPr="00116D8A">
          <w:rPr>
            <w:rFonts w:ascii="Georgia" w:eastAsia="Times New Roman" w:hAnsi="Georgia" w:cs="Helvetica"/>
            <w:color w:val="424142"/>
            <w:sz w:val="30"/>
            <w:szCs w:val="30"/>
          </w:rPr>
          <w:t xml:space="preserve">. The leaves are micro- </w:t>
        </w:r>
        <w:proofErr w:type="spellStart"/>
        <w:r w:rsidRPr="00116D8A">
          <w:rPr>
            <w:rFonts w:ascii="Georgia" w:eastAsia="Times New Roman" w:hAnsi="Georgia" w:cs="Helvetica"/>
            <w:color w:val="424142"/>
            <w:sz w:val="30"/>
            <w:szCs w:val="30"/>
          </w:rPr>
          <w:t>phyllous</w:t>
        </w:r>
        <w:proofErr w:type="spellEnd"/>
        <w:r w:rsidRPr="00116D8A">
          <w:rPr>
            <w:rFonts w:ascii="Georgia" w:eastAsia="Times New Roman" w:hAnsi="Georgia" w:cs="Helvetica"/>
            <w:color w:val="424142"/>
            <w:sz w:val="30"/>
            <w:szCs w:val="30"/>
          </w:rPr>
          <w:t xml:space="preserve">, </w:t>
        </w:r>
        <w:proofErr w:type="spellStart"/>
        <w:r w:rsidRPr="00116D8A">
          <w:rPr>
            <w:rFonts w:ascii="Georgia" w:eastAsia="Times New Roman" w:hAnsi="Georgia" w:cs="Helvetica"/>
            <w:color w:val="424142"/>
            <w:sz w:val="30"/>
            <w:szCs w:val="30"/>
          </w:rPr>
          <w:t>ligulate</w:t>
        </w:r>
        <w:proofErr w:type="spellEnd"/>
        <w:r w:rsidRPr="00116D8A">
          <w:rPr>
            <w:rFonts w:ascii="Georgia" w:eastAsia="Times New Roman" w:hAnsi="Georgia" w:cs="Helvetica"/>
            <w:color w:val="424142"/>
            <w:sz w:val="30"/>
            <w:szCs w:val="30"/>
          </w:rPr>
          <w:t xml:space="preserve">, sessile with expanded base and an abruptly tapering apex. </w:t>
        </w:r>
      </w:ins>
    </w:p>
    <w:p w:rsidR="00116D8A" w:rsidRPr="00116D8A" w:rsidRDefault="00116D8A" w:rsidP="00116D8A">
      <w:pPr>
        <w:shd w:val="clear" w:color="auto" w:fill="FFFFFF"/>
        <w:spacing w:after="288" w:line="360" w:lineRule="atLeast"/>
        <w:rPr>
          <w:ins w:id="48" w:author="Unknown"/>
          <w:rFonts w:ascii="Georgia" w:eastAsia="Times New Roman" w:hAnsi="Georgia" w:cs="Helvetica"/>
          <w:color w:val="424142"/>
          <w:sz w:val="30"/>
          <w:szCs w:val="30"/>
        </w:rPr>
      </w:pPr>
      <w:r>
        <w:rPr>
          <w:rFonts w:ascii="Georgia" w:eastAsia="Times New Roman" w:hAnsi="Georgia" w:cs="Helvetica"/>
          <w:b/>
          <w:bCs/>
          <w:noProof/>
          <w:color w:val="888888"/>
          <w:sz w:val="30"/>
          <w:szCs w:val="30"/>
        </w:rPr>
        <w:drawing>
          <wp:inline distT="0" distB="0" distL="0" distR="0">
            <wp:extent cx="2562225" cy="1828800"/>
            <wp:effectExtent l="19050" t="0" r="9525" b="0"/>
            <wp:docPr id="11" name="Picture 11" descr="T.S. of Leaf of Isoetes Coromandeliana">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S. of Leaf of Isoetes Coromandeliana">
                      <a:hlinkClick r:id="rId15"/>
                    </pic:cNvPr>
                    <pic:cNvPicPr>
                      <a:picLocks noChangeAspect="1" noChangeArrowheads="1"/>
                    </pic:cNvPicPr>
                  </pic:nvPicPr>
                  <pic:blipFill>
                    <a:blip r:embed="rId16"/>
                    <a:srcRect/>
                    <a:stretch>
                      <a:fillRect/>
                    </a:stretch>
                  </pic:blipFill>
                  <pic:spPr bwMode="auto">
                    <a:xfrm>
                      <a:off x="0" y="0"/>
                      <a:ext cx="2562225" cy="1828800"/>
                    </a:xfrm>
                    <a:prstGeom prst="rect">
                      <a:avLst/>
                    </a:prstGeom>
                    <a:noFill/>
                    <a:ln w="9525">
                      <a:noFill/>
                      <a:miter lim="800000"/>
                      <a:headEnd/>
                      <a:tailEnd/>
                    </a:ln>
                  </pic:spPr>
                </pic:pic>
              </a:graphicData>
            </a:graphic>
          </wp:inline>
        </w:drawing>
      </w:r>
    </w:p>
    <w:p w:rsidR="00116D8A" w:rsidRPr="00116D8A" w:rsidRDefault="00116D8A" w:rsidP="00116D8A">
      <w:pPr>
        <w:shd w:val="clear" w:color="auto" w:fill="FFFFFF"/>
        <w:spacing w:after="288" w:line="360" w:lineRule="atLeast"/>
        <w:rPr>
          <w:ins w:id="49" w:author="Unknown"/>
          <w:rFonts w:ascii="Georgia" w:eastAsia="Times New Roman" w:hAnsi="Georgia" w:cs="Helvetica"/>
          <w:color w:val="424142"/>
          <w:sz w:val="30"/>
          <w:szCs w:val="30"/>
        </w:rPr>
      </w:pPr>
      <w:ins w:id="50" w:author="Unknown">
        <w:r w:rsidRPr="00116D8A">
          <w:rPr>
            <w:rFonts w:ascii="Georgia" w:eastAsia="Times New Roman" w:hAnsi="Georgia" w:cs="Helvetica"/>
            <w:color w:val="424142"/>
            <w:sz w:val="30"/>
            <w:szCs w:val="30"/>
          </w:rPr>
          <w:t xml:space="preserve">In </w:t>
        </w:r>
        <w:proofErr w:type="spellStart"/>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all the leaves are potentially fertile, thus leaves are called </w:t>
        </w:r>
        <w:proofErr w:type="spellStart"/>
        <w:r w:rsidRPr="00116D8A">
          <w:rPr>
            <w:rFonts w:ascii="Georgia" w:eastAsia="Times New Roman" w:hAnsi="Georgia" w:cs="Helvetica"/>
            <w:color w:val="424142"/>
            <w:sz w:val="30"/>
            <w:szCs w:val="30"/>
          </w:rPr>
          <w:t>sporophylls</w:t>
        </w:r>
        <w:proofErr w:type="spellEnd"/>
        <w:r w:rsidRPr="00116D8A">
          <w:rPr>
            <w:rFonts w:ascii="Georgia" w:eastAsia="Times New Roman" w:hAnsi="Georgia" w:cs="Helvetica"/>
            <w:color w:val="424142"/>
            <w:sz w:val="30"/>
            <w:szCs w:val="30"/>
          </w:rPr>
          <w:t xml:space="preserve">. Each leaf is </w:t>
        </w:r>
        <w:proofErr w:type="spellStart"/>
        <w:r w:rsidRPr="00116D8A">
          <w:rPr>
            <w:rFonts w:ascii="Georgia" w:eastAsia="Times New Roman" w:hAnsi="Georgia" w:cs="Helvetica"/>
            <w:color w:val="424142"/>
            <w:sz w:val="30"/>
            <w:szCs w:val="30"/>
          </w:rPr>
          <w:t>characterised</w:t>
        </w:r>
        <w:proofErr w:type="spellEnd"/>
        <w:r w:rsidRPr="00116D8A">
          <w:rPr>
            <w:rFonts w:ascii="Georgia" w:eastAsia="Times New Roman" w:hAnsi="Georgia" w:cs="Helvetica"/>
            <w:color w:val="424142"/>
            <w:sz w:val="30"/>
            <w:szCs w:val="30"/>
          </w:rPr>
          <w:t xml:space="preserve"> by having a triangular </w:t>
        </w:r>
        <w:proofErr w:type="spellStart"/>
        <w:r w:rsidRPr="00116D8A">
          <w:rPr>
            <w:rFonts w:ascii="Georgia" w:eastAsia="Times New Roman" w:hAnsi="Georgia" w:cs="Helvetica"/>
            <w:color w:val="424142"/>
            <w:sz w:val="30"/>
            <w:szCs w:val="30"/>
          </w:rPr>
          <w:t>cordate</w:t>
        </w:r>
        <w:proofErr w:type="spellEnd"/>
        <w:r w:rsidRPr="00116D8A">
          <w:rPr>
            <w:rFonts w:ascii="Georgia" w:eastAsia="Times New Roman" w:hAnsi="Georgia" w:cs="Helvetica"/>
            <w:color w:val="424142"/>
            <w:sz w:val="30"/>
            <w:szCs w:val="30"/>
          </w:rPr>
          <w:t xml:space="preserve"> and </w:t>
        </w:r>
        <w:proofErr w:type="spellStart"/>
        <w:r w:rsidRPr="00116D8A">
          <w:rPr>
            <w:rFonts w:ascii="Georgia" w:eastAsia="Times New Roman" w:hAnsi="Georgia" w:cs="Helvetica"/>
            <w:color w:val="424142"/>
            <w:sz w:val="30"/>
            <w:szCs w:val="30"/>
          </w:rPr>
          <w:t>colourless</w:t>
        </w:r>
        <w:proofErr w:type="spellEnd"/>
        <w:r w:rsidRPr="00116D8A">
          <w:rPr>
            <w:rFonts w:ascii="Georgia" w:eastAsia="Times New Roman" w:hAnsi="Georgia" w:cs="Helvetica"/>
            <w:color w:val="424142"/>
            <w:sz w:val="30"/>
            <w:szCs w:val="30"/>
          </w:rPr>
          <w:t xml:space="preserve"> </w:t>
        </w:r>
        <w:proofErr w:type="spellStart"/>
        <w:r w:rsidRPr="00116D8A">
          <w:rPr>
            <w:rFonts w:ascii="Georgia" w:eastAsia="Times New Roman" w:hAnsi="Georgia" w:cs="Helvetica"/>
            <w:color w:val="424142"/>
            <w:sz w:val="30"/>
            <w:szCs w:val="30"/>
          </w:rPr>
          <w:t>ligule</w:t>
        </w:r>
        <w:proofErr w:type="spellEnd"/>
        <w:r w:rsidRPr="00116D8A">
          <w:rPr>
            <w:rFonts w:ascii="Georgia" w:eastAsia="Times New Roman" w:hAnsi="Georgia" w:cs="Helvetica"/>
            <w:color w:val="424142"/>
            <w:sz w:val="30"/>
            <w:szCs w:val="30"/>
          </w:rPr>
          <w:t xml:space="preserve"> on </w:t>
        </w:r>
        <w:proofErr w:type="spellStart"/>
        <w:r w:rsidRPr="00116D8A">
          <w:rPr>
            <w:rFonts w:ascii="Georgia" w:eastAsia="Times New Roman" w:hAnsi="Georgia" w:cs="Helvetica"/>
            <w:color w:val="424142"/>
            <w:sz w:val="30"/>
            <w:szCs w:val="30"/>
          </w:rPr>
          <w:t>adaxial</w:t>
        </w:r>
        <w:proofErr w:type="spellEnd"/>
        <w:r w:rsidRPr="00116D8A">
          <w:rPr>
            <w:rFonts w:ascii="Georgia" w:eastAsia="Times New Roman" w:hAnsi="Georgia" w:cs="Helvetica"/>
            <w:color w:val="424142"/>
            <w:sz w:val="30"/>
            <w:szCs w:val="30"/>
          </w:rPr>
          <w:t xml:space="preserve"> surface, and a small flap-like velum in-between sporangium and </w:t>
        </w:r>
        <w:proofErr w:type="spellStart"/>
        <w:r w:rsidRPr="00116D8A">
          <w:rPr>
            <w:rFonts w:ascii="Georgia" w:eastAsia="Times New Roman" w:hAnsi="Georgia" w:cs="Helvetica"/>
            <w:color w:val="424142"/>
            <w:sz w:val="30"/>
            <w:szCs w:val="30"/>
          </w:rPr>
          <w:t>ligule</w:t>
        </w:r>
        <w:proofErr w:type="spellEnd"/>
        <w:r w:rsidRPr="00116D8A">
          <w:rPr>
            <w:rFonts w:ascii="Georgia" w:eastAsia="Times New Roman" w:hAnsi="Georgia" w:cs="Helvetica"/>
            <w:color w:val="424142"/>
            <w:sz w:val="30"/>
            <w:szCs w:val="30"/>
          </w:rPr>
          <w:t xml:space="preserve"> (Fig. 7.66A). </w:t>
        </w:r>
      </w:ins>
    </w:p>
    <w:p w:rsidR="00116D8A" w:rsidRPr="00116D8A" w:rsidRDefault="00116D8A" w:rsidP="00116D8A">
      <w:pPr>
        <w:shd w:val="clear" w:color="auto" w:fill="FFFFFF"/>
        <w:spacing w:after="288" w:line="360" w:lineRule="atLeast"/>
        <w:rPr>
          <w:ins w:id="51" w:author="Unknown"/>
          <w:rFonts w:ascii="Georgia" w:eastAsia="Times New Roman" w:hAnsi="Georgia" w:cs="Helvetica"/>
          <w:color w:val="424142"/>
          <w:sz w:val="30"/>
          <w:szCs w:val="30"/>
        </w:rPr>
      </w:pPr>
      <w:proofErr w:type="spellStart"/>
      <w:ins w:id="52" w:author="Unknown">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is </w:t>
        </w:r>
        <w:proofErr w:type="spellStart"/>
        <w:r w:rsidRPr="00116D8A">
          <w:rPr>
            <w:rFonts w:ascii="Georgia" w:eastAsia="Times New Roman" w:hAnsi="Georgia" w:cs="Helvetica"/>
            <w:color w:val="424142"/>
            <w:sz w:val="30"/>
            <w:szCs w:val="30"/>
          </w:rPr>
          <w:t>heterosporous</w:t>
        </w:r>
        <w:proofErr w:type="spellEnd"/>
        <w:r w:rsidRPr="00116D8A">
          <w:rPr>
            <w:rFonts w:ascii="Georgia" w:eastAsia="Times New Roman" w:hAnsi="Georgia" w:cs="Helvetica"/>
            <w:color w:val="424142"/>
            <w:sz w:val="30"/>
            <w:szCs w:val="30"/>
          </w:rPr>
          <w:t xml:space="preserve">, thus micro- and </w:t>
        </w:r>
        <w:proofErr w:type="spellStart"/>
        <w:r w:rsidRPr="00116D8A">
          <w:rPr>
            <w:rFonts w:ascii="Georgia" w:eastAsia="Times New Roman" w:hAnsi="Georgia" w:cs="Helvetica"/>
            <w:color w:val="424142"/>
            <w:sz w:val="30"/>
            <w:szCs w:val="30"/>
          </w:rPr>
          <w:t>megasporophylls</w:t>
        </w:r>
        <w:proofErr w:type="spellEnd"/>
        <w:r w:rsidRPr="00116D8A">
          <w:rPr>
            <w:rFonts w:ascii="Georgia" w:eastAsia="Times New Roman" w:hAnsi="Georgia" w:cs="Helvetica"/>
            <w:color w:val="424142"/>
            <w:sz w:val="30"/>
            <w:szCs w:val="30"/>
          </w:rPr>
          <w:t xml:space="preserve"> are either distributed irregularly on the axis or mega- and micro- </w:t>
        </w:r>
        <w:proofErr w:type="spellStart"/>
        <w:r w:rsidRPr="00116D8A">
          <w:rPr>
            <w:rFonts w:ascii="Georgia" w:eastAsia="Times New Roman" w:hAnsi="Georgia" w:cs="Helvetica"/>
            <w:color w:val="424142"/>
            <w:sz w:val="30"/>
            <w:szCs w:val="30"/>
          </w:rPr>
          <w:t>sporophylls</w:t>
        </w:r>
        <w:proofErr w:type="spellEnd"/>
        <w:r w:rsidRPr="00116D8A">
          <w:rPr>
            <w:rFonts w:ascii="Georgia" w:eastAsia="Times New Roman" w:hAnsi="Georgia" w:cs="Helvetica"/>
            <w:color w:val="424142"/>
            <w:sz w:val="30"/>
            <w:szCs w:val="30"/>
          </w:rPr>
          <w:t xml:space="preserve"> are arranged successively from periphery to centre. </w:t>
        </w:r>
      </w:ins>
    </w:p>
    <w:p w:rsidR="00116D8A" w:rsidRPr="00116D8A" w:rsidRDefault="00116D8A" w:rsidP="00116D8A">
      <w:pPr>
        <w:shd w:val="clear" w:color="auto" w:fill="FFFFFF"/>
        <w:spacing w:after="288" w:line="360" w:lineRule="atLeast"/>
        <w:rPr>
          <w:ins w:id="53" w:author="Unknown"/>
          <w:rFonts w:ascii="Georgia" w:eastAsia="Times New Roman" w:hAnsi="Georgia" w:cs="Helvetica"/>
          <w:color w:val="424142"/>
          <w:sz w:val="30"/>
          <w:szCs w:val="30"/>
        </w:rPr>
      </w:pPr>
      <w:ins w:id="54" w:author="Unknown">
        <w:r w:rsidRPr="00116D8A">
          <w:rPr>
            <w:rFonts w:ascii="Georgia" w:eastAsia="Times New Roman" w:hAnsi="Georgia" w:cs="Helvetica"/>
            <w:color w:val="424142"/>
            <w:sz w:val="30"/>
            <w:szCs w:val="30"/>
          </w:rPr>
          <w:t xml:space="preserve">T.S. of the leaf of </w:t>
        </w:r>
        <w:proofErr w:type="spellStart"/>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shows a quadran</w:t>
        </w:r>
        <w:r w:rsidRPr="00116D8A">
          <w:rPr>
            <w:rFonts w:ascii="Georgia" w:eastAsia="Times New Roman" w:hAnsi="Georgia" w:cs="Helvetica"/>
            <w:color w:val="424142"/>
            <w:sz w:val="30"/>
            <w:szCs w:val="30"/>
          </w:rPr>
          <w:softHyphen/>
          <w:t xml:space="preserve">gular outline with two expanded lateral wings on the lower side (Fig. 7.64). The epidermis is single-layered covered by a thin </w:t>
        </w:r>
        <w:proofErr w:type="spellStart"/>
        <w:r w:rsidRPr="00116D8A">
          <w:rPr>
            <w:rFonts w:ascii="Georgia" w:eastAsia="Times New Roman" w:hAnsi="Georgia" w:cs="Helvetica"/>
            <w:color w:val="424142"/>
            <w:sz w:val="30"/>
            <w:szCs w:val="30"/>
          </w:rPr>
          <w:t>cuticular</w:t>
        </w:r>
        <w:proofErr w:type="spellEnd"/>
        <w:r w:rsidRPr="00116D8A">
          <w:rPr>
            <w:rFonts w:ascii="Georgia" w:eastAsia="Times New Roman" w:hAnsi="Georgia" w:cs="Helvetica"/>
            <w:color w:val="424142"/>
            <w:sz w:val="30"/>
            <w:szCs w:val="30"/>
          </w:rPr>
          <w:t xml:space="preserve"> layer. There are four longitudinal air chambers run</w:t>
        </w:r>
        <w:r w:rsidRPr="00116D8A">
          <w:rPr>
            <w:rFonts w:ascii="Georgia" w:eastAsia="Times New Roman" w:hAnsi="Georgia" w:cs="Helvetica"/>
            <w:color w:val="424142"/>
            <w:sz w:val="30"/>
            <w:szCs w:val="30"/>
          </w:rPr>
          <w:softHyphen/>
          <w:t>ning along the whole length of the leaf, sepa</w:t>
        </w:r>
        <w:r w:rsidRPr="00116D8A">
          <w:rPr>
            <w:rFonts w:ascii="Georgia" w:eastAsia="Times New Roman" w:hAnsi="Georgia" w:cs="Helvetica"/>
            <w:color w:val="424142"/>
            <w:sz w:val="30"/>
            <w:szCs w:val="30"/>
          </w:rPr>
          <w:softHyphen/>
          <w:t xml:space="preserve">rated from each other by transverse diaphragm. </w:t>
        </w:r>
      </w:ins>
    </w:p>
    <w:p w:rsidR="00116D8A" w:rsidRPr="00116D8A" w:rsidRDefault="00116D8A" w:rsidP="00116D8A">
      <w:pPr>
        <w:shd w:val="clear" w:color="auto" w:fill="FFFFFF"/>
        <w:spacing w:after="288" w:line="360" w:lineRule="atLeast"/>
        <w:rPr>
          <w:ins w:id="55" w:author="Unknown"/>
          <w:rFonts w:ascii="Georgia" w:eastAsia="Times New Roman" w:hAnsi="Georgia" w:cs="Helvetica"/>
          <w:color w:val="424142"/>
          <w:sz w:val="30"/>
          <w:szCs w:val="30"/>
        </w:rPr>
      </w:pPr>
      <w:ins w:id="56" w:author="Unknown">
        <w:r w:rsidRPr="00116D8A">
          <w:rPr>
            <w:rFonts w:ascii="Georgia" w:eastAsia="Times New Roman" w:hAnsi="Georgia" w:cs="Helvetica"/>
            <w:color w:val="424142"/>
            <w:sz w:val="30"/>
            <w:szCs w:val="30"/>
          </w:rPr>
          <w:t xml:space="preserve">There is a single collateral vascular bundle surrounded by undifferentiated </w:t>
        </w:r>
        <w:proofErr w:type="spellStart"/>
        <w:r w:rsidRPr="00116D8A">
          <w:rPr>
            <w:rFonts w:ascii="Georgia" w:eastAsia="Times New Roman" w:hAnsi="Georgia" w:cs="Helvetica"/>
            <w:color w:val="424142"/>
            <w:sz w:val="30"/>
            <w:szCs w:val="30"/>
          </w:rPr>
          <w:t>mesophyll</w:t>
        </w:r>
        <w:proofErr w:type="spellEnd"/>
        <w:r w:rsidRPr="00116D8A">
          <w:rPr>
            <w:rFonts w:ascii="Georgia" w:eastAsia="Times New Roman" w:hAnsi="Georgia" w:cs="Helvetica"/>
            <w:color w:val="424142"/>
            <w:sz w:val="30"/>
            <w:szCs w:val="30"/>
          </w:rPr>
          <w:t xml:space="preserve">. In the basal part, the vascular bundle may be flanked on either side by two mucilage canals. These canals are comparable with the </w:t>
        </w:r>
        <w:proofErr w:type="spellStart"/>
        <w:r w:rsidRPr="00116D8A">
          <w:rPr>
            <w:rFonts w:ascii="Georgia" w:eastAsia="Times New Roman" w:hAnsi="Georgia" w:cs="Helvetica"/>
            <w:color w:val="424142"/>
            <w:sz w:val="30"/>
            <w:szCs w:val="30"/>
          </w:rPr>
          <w:t>parich</w:t>
        </w:r>
        <w:r w:rsidRPr="00116D8A">
          <w:rPr>
            <w:rFonts w:ascii="Georgia" w:eastAsia="Times New Roman" w:hAnsi="Georgia" w:cs="Helvetica"/>
            <w:color w:val="424142"/>
            <w:sz w:val="30"/>
            <w:szCs w:val="30"/>
          </w:rPr>
          <w:softHyphen/>
          <w:t>nos</w:t>
        </w:r>
        <w:proofErr w:type="spellEnd"/>
        <w:r w:rsidRPr="00116D8A">
          <w:rPr>
            <w:rFonts w:ascii="Georgia" w:eastAsia="Times New Roman" w:hAnsi="Georgia" w:cs="Helvetica"/>
            <w:color w:val="424142"/>
            <w:sz w:val="30"/>
            <w:szCs w:val="30"/>
          </w:rPr>
          <w:t xml:space="preserve"> of the </w:t>
        </w:r>
        <w:proofErr w:type="spellStart"/>
        <w:r w:rsidRPr="00116D8A">
          <w:rPr>
            <w:rFonts w:ascii="Georgia" w:eastAsia="Times New Roman" w:hAnsi="Georgia" w:cs="Helvetica"/>
            <w:color w:val="424142"/>
            <w:sz w:val="30"/>
            <w:szCs w:val="30"/>
          </w:rPr>
          <w:t>Lepidodendrales</w:t>
        </w:r>
        <w:proofErr w:type="spellEnd"/>
        <w:r w:rsidRPr="00116D8A">
          <w:rPr>
            <w:rFonts w:ascii="Georgia" w:eastAsia="Times New Roman" w:hAnsi="Georgia" w:cs="Helvetica"/>
            <w:color w:val="424142"/>
            <w:sz w:val="30"/>
            <w:szCs w:val="30"/>
          </w:rPr>
          <w:t xml:space="preserve">. </w:t>
        </w:r>
      </w:ins>
    </w:p>
    <w:p w:rsidR="00116D8A" w:rsidRPr="00116D8A" w:rsidRDefault="00116D8A" w:rsidP="00116D8A">
      <w:pPr>
        <w:shd w:val="clear" w:color="auto" w:fill="FFFFFF"/>
        <w:spacing w:after="288" w:line="360" w:lineRule="atLeast"/>
        <w:rPr>
          <w:ins w:id="57" w:author="Unknown"/>
          <w:rFonts w:ascii="Georgia" w:eastAsia="Times New Roman" w:hAnsi="Georgia" w:cs="Helvetica"/>
          <w:color w:val="424142"/>
          <w:sz w:val="30"/>
          <w:szCs w:val="30"/>
        </w:rPr>
      </w:pPr>
      <w:ins w:id="58" w:author="Unknown">
        <w:r w:rsidRPr="00116D8A">
          <w:rPr>
            <w:rFonts w:ascii="Georgia" w:eastAsia="Times New Roman" w:hAnsi="Georgia" w:cs="Helvetica"/>
            <w:b/>
            <w:bCs/>
            <w:color w:val="424142"/>
            <w:sz w:val="30"/>
            <w:szCs w:val="30"/>
          </w:rPr>
          <w:t xml:space="preserve">3. Root: </w:t>
        </w:r>
      </w:ins>
    </w:p>
    <w:p w:rsidR="00116D8A" w:rsidRPr="00116D8A" w:rsidRDefault="00116D8A" w:rsidP="00116D8A">
      <w:pPr>
        <w:shd w:val="clear" w:color="auto" w:fill="FFFFFF"/>
        <w:spacing w:after="288" w:line="360" w:lineRule="atLeast"/>
        <w:rPr>
          <w:ins w:id="59" w:author="Unknown"/>
          <w:rFonts w:ascii="Georgia" w:eastAsia="Times New Roman" w:hAnsi="Georgia" w:cs="Helvetica"/>
          <w:color w:val="424142"/>
          <w:sz w:val="30"/>
          <w:szCs w:val="30"/>
        </w:rPr>
      </w:pPr>
      <w:ins w:id="60" w:author="Unknown">
        <w:r w:rsidRPr="00116D8A">
          <w:rPr>
            <w:rFonts w:ascii="Georgia" w:eastAsia="Times New Roman" w:hAnsi="Georgia" w:cs="Helvetica"/>
            <w:color w:val="424142"/>
            <w:sz w:val="30"/>
            <w:szCs w:val="30"/>
          </w:rPr>
          <w:lastRenderedPageBreak/>
          <w:t xml:space="preserve">Numerous adventitious roots are developed from the basal part of the stele. The roots are dichotomously branched, bearing numerous root hairs. T.S. of the root of </w:t>
        </w:r>
        <w:proofErr w:type="spellStart"/>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shows a single- layered epidermis, followed by 4-8 layered </w:t>
        </w:r>
        <w:proofErr w:type="spellStart"/>
        <w:r w:rsidRPr="00116D8A">
          <w:rPr>
            <w:rFonts w:ascii="Georgia" w:eastAsia="Times New Roman" w:hAnsi="Georgia" w:cs="Helvetica"/>
            <w:color w:val="424142"/>
            <w:sz w:val="30"/>
            <w:szCs w:val="30"/>
          </w:rPr>
          <w:t>parenchymatous</w:t>
        </w:r>
        <w:proofErr w:type="spellEnd"/>
        <w:r w:rsidRPr="00116D8A">
          <w:rPr>
            <w:rFonts w:ascii="Georgia" w:eastAsia="Times New Roman" w:hAnsi="Georgia" w:cs="Helvetica"/>
            <w:color w:val="424142"/>
            <w:sz w:val="30"/>
            <w:szCs w:val="30"/>
          </w:rPr>
          <w:t xml:space="preserve"> </w:t>
        </w:r>
        <w:proofErr w:type="gramStart"/>
        <w:r w:rsidRPr="00116D8A">
          <w:rPr>
            <w:rFonts w:ascii="Georgia" w:eastAsia="Times New Roman" w:hAnsi="Georgia" w:cs="Helvetica"/>
            <w:color w:val="424142"/>
            <w:sz w:val="30"/>
            <w:szCs w:val="30"/>
          </w:rPr>
          <w:t>cortex</w:t>
        </w:r>
        <w:proofErr w:type="gramEnd"/>
        <w:r w:rsidRPr="00116D8A">
          <w:rPr>
            <w:rFonts w:ascii="Georgia" w:eastAsia="Times New Roman" w:hAnsi="Georgia" w:cs="Helvetica"/>
            <w:color w:val="424142"/>
            <w:sz w:val="30"/>
            <w:szCs w:val="30"/>
          </w:rPr>
          <w:t xml:space="preserve">. </w:t>
        </w:r>
      </w:ins>
    </w:p>
    <w:p w:rsidR="00116D8A" w:rsidRPr="00116D8A" w:rsidRDefault="00116D8A" w:rsidP="00116D8A">
      <w:pPr>
        <w:shd w:val="clear" w:color="auto" w:fill="FFFFFF"/>
        <w:spacing w:after="288" w:line="360" w:lineRule="atLeast"/>
        <w:rPr>
          <w:ins w:id="61" w:author="Unknown"/>
          <w:rFonts w:ascii="Georgia" w:eastAsia="Times New Roman" w:hAnsi="Georgia" w:cs="Helvetica"/>
          <w:color w:val="424142"/>
          <w:sz w:val="30"/>
          <w:szCs w:val="30"/>
        </w:rPr>
      </w:pPr>
      <w:ins w:id="62" w:author="Unknown">
        <w:r w:rsidRPr="00116D8A">
          <w:rPr>
            <w:rFonts w:ascii="Georgia" w:eastAsia="Times New Roman" w:hAnsi="Georgia" w:cs="Helvetica"/>
            <w:color w:val="424142"/>
            <w:sz w:val="30"/>
            <w:szCs w:val="30"/>
          </w:rPr>
          <w:t xml:space="preserve">There is a central cavity and a single monarch vascular bundle is attached to the inner margin of cortex on one side of the cavity (Fig. 7.65). This reminds the </w:t>
        </w:r>
        <w:proofErr w:type="spellStart"/>
        <w:r w:rsidRPr="00116D8A">
          <w:rPr>
            <w:rFonts w:ascii="Georgia" w:eastAsia="Times New Roman" w:hAnsi="Georgia" w:cs="Helvetica"/>
            <w:color w:val="424142"/>
            <w:sz w:val="30"/>
            <w:szCs w:val="30"/>
          </w:rPr>
          <w:t>Stigmarian</w:t>
        </w:r>
        <w:proofErr w:type="spellEnd"/>
        <w:r w:rsidRPr="00116D8A">
          <w:rPr>
            <w:rFonts w:ascii="Georgia" w:eastAsia="Times New Roman" w:hAnsi="Georgia" w:cs="Helvetica"/>
            <w:color w:val="424142"/>
            <w:sz w:val="30"/>
            <w:szCs w:val="30"/>
          </w:rPr>
          <w:t xml:space="preserve"> rootlets of </w:t>
        </w:r>
        <w:proofErr w:type="spellStart"/>
        <w:r w:rsidRPr="00116D8A">
          <w:rPr>
            <w:rFonts w:ascii="Georgia" w:eastAsia="Times New Roman" w:hAnsi="Georgia" w:cs="Helvetica"/>
            <w:color w:val="424142"/>
            <w:sz w:val="30"/>
            <w:szCs w:val="30"/>
          </w:rPr>
          <w:t>Lepidodendrales</w:t>
        </w:r>
        <w:proofErr w:type="spellEnd"/>
        <w:r w:rsidRPr="00116D8A">
          <w:rPr>
            <w:rFonts w:ascii="Georgia" w:eastAsia="Times New Roman" w:hAnsi="Georgia" w:cs="Helvetica"/>
            <w:color w:val="424142"/>
            <w:sz w:val="30"/>
            <w:szCs w:val="30"/>
          </w:rPr>
          <w:t xml:space="preserve">. </w:t>
        </w:r>
      </w:ins>
    </w:p>
    <w:p w:rsidR="00116D8A" w:rsidRPr="00116D8A" w:rsidRDefault="00116D8A" w:rsidP="00116D8A">
      <w:pPr>
        <w:shd w:val="clear" w:color="auto" w:fill="FFFFFF"/>
        <w:spacing w:after="288" w:line="360" w:lineRule="atLeast"/>
        <w:rPr>
          <w:ins w:id="63" w:author="Unknown"/>
          <w:rFonts w:ascii="Georgia" w:eastAsia="Times New Roman" w:hAnsi="Georgia" w:cs="Helvetica"/>
          <w:color w:val="424142"/>
          <w:sz w:val="30"/>
          <w:szCs w:val="30"/>
        </w:rPr>
      </w:pPr>
      <w:r>
        <w:rPr>
          <w:rFonts w:ascii="Georgia" w:eastAsia="Times New Roman" w:hAnsi="Georgia" w:cs="Helvetica"/>
          <w:b/>
          <w:bCs/>
          <w:noProof/>
          <w:color w:val="888888"/>
          <w:sz w:val="30"/>
          <w:szCs w:val="30"/>
        </w:rPr>
        <w:drawing>
          <wp:inline distT="0" distB="0" distL="0" distR="0">
            <wp:extent cx="2838450" cy="2505075"/>
            <wp:effectExtent l="19050" t="0" r="0" b="0"/>
            <wp:docPr id="12" name="Picture 12" descr="T.S. of Root of Isoetes Coromandeliana">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S. of Root of Isoetes Coromandeliana">
                      <a:hlinkClick r:id="rId17"/>
                    </pic:cNvPr>
                    <pic:cNvPicPr>
                      <a:picLocks noChangeAspect="1" noChangeArrowheads="1"/>
                    </pic:cNvPicPr>
                  </pic:nvPicPr>
                  <pic:blipFill>
                    <a:blip r:embed="rId18"/>
                    <a:srcRect/>
                    <a:stretch>
                      <a:fillRect/>
                    </a:stretch>
                  </pic:blipFill>
                  <pic:spPr bwMode="auto">
                    <a:xfrm>
                      <a:off x="0" y="0"/>
                      <a:ext cx="2838450" cy="2505075"/>
                    </a:xfrm>
                    <a:prstGeom prst="rect">
                      <a:avLst/>
                    </a:prstGeom>
                    <a:noFill/>
                    <a:ln w="9525">
                      <a:noFill/>
                      <a:miter lim="800000"/>
                      <a:headEnd/>
                      <a:tailEnd/>
                    </a:ln>
                  </pic:spPr>
                </pic:pic>
              </a:graphicData>
            </a:graphic>
          </wp:inline>
        </w:drawing>
      </w:r>
    </w:p>
    <w:p w:rsidR="00116D8A" w:rsidRPr="00116D8A" w:rsidRDefault="00116D8A" w:rsidP="00116D8A">
      <w:pPr>
        <w:shd w:val="clear" w:color="auto" w:fill="FFFFFF"/>
        <w:spacing w:after="0" w:line="288" w:lineRule="atLeast"/>
        <w:outlineLvl w:val="3"/>
        <w:rPr>
          <w:ins w:id="64" w:author="Unknown"/>
          <w:rFonts w:ascii="Georgia" w:eastAsia="Times New Roman" w:hAnsi="Georgia" w:cs="Helvetica"/>
          <w:b/>
          <w:bCs/>
          <w:color w:val="000000"/>
          <w:sz w:val="30"/>
          <w:szCs w:val="30"/>
        </w:rPr>
      </w:pPr>
      <w:bookmarkStart w:id="65" w:name="bookmark144"/>
      <w:bookmarkEnd w:id="65"/>
      <w:ins w:id="66" w:author="Unknown">
        <w:r w:rsidRPr="00116D8A">
          <w:rPr>
            <w:rFonts w:ascii="Georgia" w:eastAsia="Times New Roman" w:hAnsi="Georgia" w:cs="Helvetica"/>
            <w:b/>
            <w:bCs/>
            <w:color w:val="000000"/>
            <w:sz w:val="30"/>
            <w:szCs w:val="30"/>
          </w:rPr>
          <w:t xml:space="preserve">Reproduction in </w:t>
        </w:r>
        <w:proofErr w:type="spellStart"/>
        <w:r w:rsidRPr="00116D8A">
          <w:rPr>
            <w:rFonts w:ascii="Georgia" w:eastAsia="Times New Roman" w:hAnsi="Georgia" w:cs="Helvetica"/>
            <w:b/>
            <w:bCs/>
            <w:color w:val="000000"/>
            <w:sz w:val="30"/>
            <w:szCs w:val="30"/>
          </w:rPr>
          <w:t>Isoetes</w:t>
        </w:r>
        <w:proofErr w:type="spellEnd"/>
        <w:r w:rsidRPr="00116D8A">
          <w:rPr>
            <w:rFonts w:ascii="Georgia" w:eastAsia="Times New Roman" w:hAnsi="Georgia" w:cs="Helvetica"/>
            <w:b/>
            <w:bCs/>
            <w:color w:val="000000"/>
            <w:sz w:val="30"/>
            <w:szCs w:val="30"/>
          </w:rPr>
          <w:t xml:space="preserve">: </w:t>
        </w:r>
      </w:ins>
    </w:p>
    <w:p w:rsidR="00116D8A" w:rsidRPr="00116D8A" w:rsidRDefault="00116D8A" w:rsidP="00116D8A">
      <w:pPr>
        <w:shd w:val="clear" w:color="auto" w:fill="FFFFFF"/>
        <w:spacing w:after="288" w:line="360" w:lineRule="atLeast"/>
        <w:rPr>
          <w:ins w:id="67" w:author="Unknown"/>
          <w:rFonts w:ascii="Georgia" w:eastAsia="Times New Roman" w:hAnsi="Georgia" w:cs="Helvetica"/>
          <w:color w:val="424142"/>
          <w:sz w:val="30"/>
          <w:szCs w:val="30"/>
        </w:rPr>
      </w:pPr>
      <w:ins w:id="68" w:author="Unknown">
        <w:r w:rsidRPr="00116D8A">
          <w:rPr>
            <w:rFonts w:ascii="Georgia" w:eastAsia="Times New Roman" w:hAnsi="Georgia" w:cs="Helvetica"/>
            <w:color w:val="424142"/>
            <w:sz w:val="30"/>
            <w:szCs w:val="30"/>
          </w:rPr>
          <w:t xml:space="preserve">The </w:t>
        </w:r>
        <w:proofErr w:type="spellStart"/>
        <w:r w:rsidRPr="00116D8A">
          <w:rPr>
            <w:rFonts w:ascii="Georgia" w:eastAsia="Times New Roman" w:hAnsi="Georgia" w:cs="Helvetica"/>
            <w:color w:val="424142"/>
            <w:sz w:val="30"/>
            <w:szCs w:val="30"/>
          </w:rPr>
          <w:t>sporophyte</w:t>
        </w:r>
        <w:proofErr w:type="spellEnd"/>
        <w:r w:rsidRPr="00116D8A">
          <w:rPr>
            <w:rFonts w:ascii="Georgia" w:eastAsia="Times New Roman" w:hAnsi="Georgia" w:cs="Helvetica"/>
            <w:color w:val="424142"/>
            <w:sz w:val="30"/>
            <w:szCs w:val="30"/>
          </w:rPr>
          <w:t xml:space="preserve"> of </w:t>
        </w:r>
        <w:proofErr w:type="spellStart"/>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reproduces main</w:t>
        </w:r>
        <w:r w:rsidRPr="00116D8A">
          <w:rPr>
            <w:rFonts w:ascii="Georgia" w:eastAsia="Times New Roman" w:hAnsi="Georgia" w:cs="Helvetica"/>
            <w:color w:val="424142"/>
            <w:sz w:val="30"/>
            <w:szCs w:val="30"/>
          </w:rPr>
          <w:softHyphen/>
          <w:t xml:space="preserve">ly by spores. In rare instances, </w:t>
        </w:r>
        <w:proofErr w:type="spellStart"/>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propagates </w:t>
        </w:r>
        <w:proofErr w:type="spellStart"/>
        <w:r w:rsidRPr="00116D8A">
          <w:rPr>
            <w:rFonts w:ascii="Georgia" w:eastAsia="Times New Roman" w:hAnsi="Georgia" w:cs="Helvetica"/>
            <w:color w:val="424142"/>
            <w:sz w:val="30"/>
            <w:szCs w:val="30"/>
          </w:rPr>
          <w:t>vegetatively</w:t>
        </w:r>
        <w:proofErr w:type="spellEnd"/>
        <w:r w:rsidRPr="00116D8A">
          <w:rPr>
            <w:rFonts w:ascii="Georgia" w:eastAsia="Times New Roman" w:hAnsi="Georgia" w:cs="Helvetica"/>
            <w:color w:val="424142"/>
            <w:sz w:val="30"/>
            <w:szCs w:val="30"/>
          </w:rPr>
          <w:t xml:space="preserve"> by buds developing on the stem. </w:t>
        </w:r>
      </w:ins>
    </w:p>
    <w:p w:rsidR="00116D8A" w:rsidRPr="00116D8A" w:rsidRDefault="00116D8A" w:rsidP="00116D8A">
      <w:pPr>
        <w:shd w:val="clear" w:color="auto" w:fill="FFFFFF"/>
        <w:spacing w:after="288" w:line="360" w:lineRule="atLeast"/>
        <w:rPr>
          <w:ins w:id="69" w:author="Unknown"/>
          <w:rFonts w:ascii="Georgia" w:eastAsia="Times New Roman" w:hAnsi="Georgia" w:cs="Helvetica"/>
          <w:color w:val="424142"/>
          <w:sz w:val="30"/>
          <w:szCs w:val="30"/>
        </w:rPr>
      </w:pPr>
      <w:ins w:id="70" w:author="Unknown">
        <w:r w:rsidRPr="00116D8A">
          <w:rPr>
            <w:rFonts w:ascii="Georgia" w:eastAsia="Times New Roman" w:hAnsi="Georgia" w:cs="Helvetica"/>
            <w:b/>
            <w:bCs/>
            <w:color w:val="424142"/>
            <w:sz w:val="30"/>
            <w:szCs w:val="30"/>
          </w:rPr>
          <w:t xml:space="preserve">Sporangia: </w:t>
        </w:r>
      </w:ins>
    </w:p>
    <w:p w:rsidR="00116D8A" w:rsidRPr="00116D8A" w:rsidRDefault="00116D8A" w:rsidP="00116D8A">
      <w:pPr>
        <w:shd w:val="clear" w:color="auto" w:fill="FFFFFF"/>
        <w:spacing w:after="288" w:line="360" w:lineRule="atLeast"/>
        <w:rPr>
          <w:ins w:id="71" w:author="Unknown"/>
          <w:rFonts w:ascii="Georgia" w:eastAsia="Times New Roman" w:hAnsi="Georgia" w:cs="Helvetica"/>
          <w:color w:val="424142"/>
          <w:sz w:val="30"/>
          <w:szCs w:val="30"/>
        </w:rPr>
      </w:pPr>
      <w:proofErr w:type="spellStart"/>
      <w:ins w:id="72" w:author="Unknown">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is a </w:t>
        </w:r>
        <w:proofErr w:type="spellStart"/>
        <w:r w:rsidRPr="00116D8A">
          <w:rPr>
            <w:rFonts w:ascii="Georgia" w:eastAsia="Times New Roman" w:hAnsi="Georgia" w:cs="Helvetica"/>
            <w:color w:val="424142"/>
            <w:sz w:val="30"/>
            <w:szCs w:val="30"/>
          </w:rPr>
          <w:t>heterosporous</w:t>
        </w:r>
        <w:proofErr w:type="spellEnd"/>
        <w:r w:rsidRPr="00116D8A">
          <w:rPr>
            <w:rFonts w:ascii="Georgia" w:eastAsia="Times New Roman" w:hAnsi="Georgia" w:cs="Helvetica"/>
            <w:color w:val="424142"/>
            <w:sz w:val="30"/>
            <w:szCs w:val="30"/>
          </w:rPr>
          <w:t xml:space="preserve"> </w:t>
        </w:r>
        <w:proofErr w:type="spellStart"/>
        <w:proofErr w:type="gramStart"/>
        <w:r w:rsidRPr="00116D8A">
          <w:rPr>
            <w:rFonts w:ascii="Georgia" w:eastAsia="Times New Roman" w:hAnsi="Georgia" w:cs="Helvetica"/>
            <w:color w:val="424142"/>
            <w:sz w:val="30"/>
            <w:szCs w:val="30"/>
          </w:rPr>
          <w:t>lycopod</w:t>
        </w:r>
        <w:proofErr w:type="spellEnd"/>
        <w:r w:rsidRPr="00116D8A">
          <w:rPr>
            <w:rFonts w:ascii="Georgia" w:eastAsia="Times New Roman" w:hAnsi="Georgia" w:cs="Helvetica"/>
            <w:color w:val="424142"/>
            <w:sz w:val="30"/>
            <w:szCs w:val="30"/>
          </w:rPr>
          <w:t>,</w:t>
        </w:r>
        <w:proofErr w:type="gramEnd"/>
        <w:r w:rsidRPr="00116D8A">
          <w:rPr>
            <w:rFonts w:ascii="Georgia" w:eastAsia="Times New Roman" w:hAnsi="Georgia" w:cs="Helvetica"/>
            <w:color w:val="424142"/>
            <w:sz w:val="30"/>
            <w:szCs w:val="30"/>
          </w:rPr>
          <w:t xml:space="preserve"> hence it produces both the microspore and </w:t>
        </w:r>
        <w:proofErr w:type="spellStart"/>
        <w:r w:rsidRPr="00116D8A">
          <w:rPr>
            <w:rFonts w:ascii="Georgia" w:eastAsia="Times New Roman" w:hAnsi="Georgia" w:cs="Helvetica"/>
            <w:color w:val="424142"/>
            <w:sz w:val="30"/>
            <w:szCs w:val="30"/>
          </w:rPr>
          <w:t>megasppre</w:t>
        </w:r>
        <w:proofErr w:type="spellEnd"/>
        <w:r w:rsidRPr="00116D8A">
          <w:rPr>
            <w:rFonts w:ascii="Georgia" w:eastAsia="Times New Roman" w:hAnsi="Georgia" w:cs="Helvetica"/>
            <w:color w:val="424142"/>
            <w:sz w:val="30"/>
            <w:szCs w:val="30"/>
          </w:rPr>
          <w:t>. Both the spores are produced in separate sporan</w:t>
        </w:r>
        <w:r w:rsidRPr="00116D8A">
          <w:rPr>
            <w:rFonts w:ascii="Georgia" w:eastAsia="Times New Roman" w:hAnsi="Georgia" w:cs="Helvetica"/>
            <w:color w:val="424142"/>
            <w:sz w:val="30"/>
            <w:szCs w:val="30"/>
          </w:rPr>
          <w:softHyphen/>
          <w:t xml:space="preserve">gia, microspores in </w:t>
        </w:r>
        <w:proofErr w:type="spellStart"/>
        <w:r w:rsidRPr="00116D8A">
          <w:rPr>
            <w:rFonts w:ascii="Georgia" w:eastAsia="Times New Roman" w:hAnsi="Georgia" w:cs="Helvetica"/>
            <w:color w:val="424142"/>
            <w:sz w:val="30"/>
            <w:szCs w:val="30"/>
          </w:rPr>
          <w:t>microsporangia</w:t>
        </w:r>
        <w:proofErr w:type="spellEnd"/>
        <w:r w:rsidRPr="00116D8A">
          <w:rPr>
            <w:rFonts w:ascii="Georgia" w:eastAsia="Times New Roman" w:hAnsi="Georgia" w:cs="Helvetica"/>
            <w:color w:val="424142"/>
            <w:sz w:val="30"/>
            <w:szCs w:val="30"/>
          </w:rPr>
          <w:t xml:space="preserve"> and mega</w:t>
        </w:r>
        <w:r w:rsidRPr="00116D8A">
          <w:rPr>
            <w:rFonts w:ascii="Georgia" w:eastAsia="Times New Roman" w:hAnsi="Georgia" w:cs="Helvetica"/>
            <w:color w:val="424142"/>
            <w:sz w:val="30"/>
            <w:szCs w:val="30"/>
          </w:rPr>
          <w:softHyphen/>
          <w:t xml:space="preserve">spores in </w:t>
        </w:r>
        <w:proofErr w:type="spellStart"/>
        <w:r w:rsidRPr="00116D8A">
          <w:rPr>
            <w:rFonts w:ascii="Georgia" w:eastAsia="Times New Roman" w:hAnsi="Georgia" w:cs="Helvetica"/>
            <w:color w:val="424142"/>
            <w:sz w:val="30"/>
            <w:szCs w:val="30"/>
          </w:rPr>
          <w:t>megasporangia</w:t>
        </w:r>
        <w:proofErr w:type="spellEnd"/>
        <w:r w:rsidRPr="00116D8A">
          <w:rPr>
            <w:rFonts w:ascii="Georgia" w:eastAsia="Times New Roman" w:hAnsi="Georgia" w:cs="Helvetica"/>
            <w:color w:val="424142"/>
            <w:sz w:val="30"/>
            <w:szCs w:val="30"/>
          </w:rPr>
          <w:t xml:space="preserve">. </w:t>
        </w:r>
      </w:ins>
    </w:p>
    <w:p w:rsidR="00116D8A" w:rsidRPr="00116D8A" w:rsidRDefault="00116D8A" w:rsidP="00116D8A">
      <w:pPr>
        <w:shd w:val="clear" w:color="auto" w:fill="FFFFFF"/>
        <w:spacing w:after="288" w:line="360" w:lineRule="atLeast"/>
        <w:rPr>
          <w:ins w:id="73" w:author="Unknown"/>
          <w:rFonts w:ascii="Georgia" w:eastAsia="Times New Roman" w:hAnsi="Georgia" w:cs="Helvetica"/>
          <w:color w:val="424142"/>
          <w:sz w:val="30"/>
          <w:szCs w:val="30"/>
        </w:rPr>
      </w:pPr>
      <w:ins w:id="74" w:author="Unknown">
        <w:r w:rsidRPr="00116D8A">
          <w:rPr>
            <w:rFonts w:ascii="Georgia" w:eastAsia="Times New Roman" w:hAnsi="Georgia" w:cs="Helvetica"/>
            <w:color w:val="424142"/>
            <w:sz w:val="30"/>
            <w:szCs w:val="30"/>
          </w:rPr>
          <w:t xml:space="preserve">Hence there are two types of </w:t>
        </w:r>
        <w:proofErr w:type="spellStart"/>
        <w:r w:rsidRPr="00116D8A">
          <w:rPr>
            <w:rFonts w:ascii="Georgia" w:eastAsia="Times New Roman" w:hAnsi="Georgia" w:cs="Helvetica"/>
            <w:color w:val="424142"/>
            <w:sz w:val="30"/>
            <w:szCs w:val="30"/>
          </w:rPr>
          <w:t>sporophylls</w:t>
        </w:r>
        <w:proofErr w:type="spellEnd"/>
        <w:r w:rsidRPr="00116D8A">
          <w:rPr>
            <w:rFonts w:ascii="Georgia" w:eastAsia="Times New Roman" w:hAnsi="Georgia" w:cs="Helvetica"/>
            <w:color w:val="424142"/>
            <w:sz w:val="30"/>
            <w:szCs w:val="30"/>
          </w:rPr>
          <w:t xml:space="preserve">: microsporophyll-bearing </w:t>
        </w:r>
        <w:proofErr w:type="spellStart"/>
        <w:r w:rsidRPr="00116D8A">
          <w:rPr>
            <w:rFonts w:ascii="Georgia" w:eastAsia="Times New Roman" w:hAnsi="Georgia" w:cs="Helvetica"/>
            <w:color w:val="424142"/>
            <w:sz w:val="30"/>
            <w:szCs w:val="30"/>
          </w:rPr>
          <w:t>microsporangia</w:t>
        </w:r>
        <w:proofErr w:type="spellEnd"/>
        <w:r w:rsidRPr="00116D8A">
          <w:rPr>
            <w:rFonts w:ascii="Georgia" w:eastAsia="Times New Roman" w:hAnsi="Georgia" w:cs="Helvetica"/>
            <w:color w:val="424142"/>
            <w:sz w:val="30"/>
            <w:szCs w:val="30"/>
          </w:rPr>
          <w:t xml:space="preserve"> and </w:t>
        </w:r>
        <w:proofErr w:type="spellStart"/>
        <w:r w:rsidRPr="00116D8A">
          <w:rPr>
            <w:rFonts w:ascii="Georgia" w:eastAsia="Times New Roman" w:hAnsi="Georgia" w:cs="Helvetica"/>
            <w:color w:val="424142"/>
            <w:sz w:val="30"/>
            <w:szCs w:val="30"/>
          </w:rPr>
          <w:t>megasporophyll</w:t>
        </w:r>
        <w:proofErr w:type="spellEnd"/>
        <w:r w:rsidRPr="00116D8A">
          <w:rPr>
            <w:rFonts w:ascii="Georgia" w:eastAsia="Times New Roman" w:hAnsi="Georgia" w:cs="Helvetica"/>
            <w:color w:val="424142"/>
            <w:sz w:val="30"/>
            <w:szCs w:val="30"/>
          </w:rPr>
          <w:t xml:space="preserve">-bearing </w:t>
        </w:r>
        <w:proofErr w:type="spellStart"/>
        <w:r w:rsidRPr="00116D8A">
          <w:rPr>
            <w:rFonts w:ascii="Georgia" w:eastAsia="Times New Roman" w:hAnsi="Georgia" w:cs="Helvetica"/>
            <w:color w:val="424142"/>
            <w:sz w:val="30"/>
            <w:szCs w:val="30"/>
          </w:rPr>
          <w:t>megasporangia</w:t>
        </w:r>
        <w:proofErr w:type="spellEnd"/>
        <w:r w:rsidRPr="00116D8A">
          <w:rPr>
            <w:rFonts w:ascii="Georgia" w:eastAsia="Times New Roman" w:hAnsi="Georgia" w:cs="Helvetica"/>
            <w:color w:val="424142"/>
            <w:sz w:val="30"/>
            <w:szCs w:val="30"/>
          </w:rPr>
          <w:t xml:space="preserve"> (Fig. 7.66B, C). A single </w:t>
        </w:r>
        <w:proofErr w:type="spellStart"/>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plant bears both the </w:t>
        </w:r>
        <w:proofErr w:type="spellStart"/>
        <w:r w:rsidRPr="00116D8A">
          <w:rPr>
            <w:rFonts w:ascii="Georgia" w:eastAsia="Times New Roman" w:hAnsi="Georgia" w:cs="Helvetica"/>
            <w:color w:val="424142"/>
            <w:sz w:val="30"/>
            <w:szCs w:val="30"/>
          </w:rPr>
          <w:t>sporophylls</w:t>
        </w:r>
        <w:proofErr w:type="spellEnd"/>
        <w:r w:rsidRPr="00116D8A">
          <w:rPr>
            <w:rFonts w:ascii="Georgia" w:eastAsia="Times New Roman" w:hAnsi="Georgia" w:cs="Helvetica"/>
            <w:color w:val="424142"/>
            <w:sz w:val="30"/>
            <w:szCs w:val="30"/>
          </w:rPr>
          <w:t xml:space="preserve">. The plant </w:t>
        </w:r>
        <w:r w:rsidRPr="00116D8A">
          <w:rPr>
            <w:rFonts w:ascii="Georgia" w:eastAsia="Times New Roman" w:hAnsi="Georgia" w:cs="Helvetica"/>
            <w:color w:val="424142"/>
            <w:sz w:val="30"/>
            <w:szCs w:val="30"/>
          </w:rPr>
          <w:lastRenderedPageBreak/>
          <w:t xml:space="preserve">produces </w:t>
        </w:r>
        <w:proofErr w:type="spellStart"/>
        <w:r w:rsidRPr="00116D8A">
          <w:rPr>
            <w:rFonts w:ascii="Georgia" w:eastAsia="Times New Roman" w:hAnsi="Georgia" w:cs="Helvetica"/>
            <w:color w:val="424142"/>
            <w:sz w:val="30"/>
            <w:szCs w:val="30"/>
          </w:rPr>
          <w:t>megasporangia</w:t>
        </w:r>
        <w:proofErr w:type="spellEnd"/>
        <w:r w:rsidRPr="00116D8A">
          <w:rPr>
            <w:rFonts w:ascii="Georgia" w:eastAsia="Times New Roman" w:hAnsi="Georgia" w:cs="Helvetica"/>
            <w:color w:val="424142"/>
            <w:sz w:val="30"/>
            <w:szCs w:val="30"/>
          </w:rPr>
          <w:t xml:space="preserve"> first, followed by </w:t>
        </w:r>
        <w:proofErr w:type="spellStart"/>
        <w:r w:rsidRPr="00116D8A">
          <w:rPr>
            <w:rFonts w:ascii="Georgia" w:eastAsia="Times New Roman" w:hAnsi="Georgia" w:cs="Helvetica"/>
            <w:color w:val="424142"/>
            <w:sz w:val="30"/>
            <w:szCs w:val="30"/>
          </w:rPr>
          <w:t>microsporangia</w:t>
        </w:r>
        <w:proofErr w:type="spellEnd"/>
        <w:r w:rsidRPr="00116D8A">
          <w:rPr>
            <w:rFonts w:ascii="Georgia" w:eastAsia="Times New Roman" w:hAnsi="Georgia" w:cs="Helvetica"/>
            <w:color w:val="424142"/>
            <w:sz w:val="30"/>
            <w:szCs w:val="30"/>
          </w:rPr>
          <w:t xml:space="preserve"> and, finally, abortive sporangia. </w:t>
        </w:r>
      </w:ins>
    </w:p>
    <w:p w:rsidR="00116D8A" w:rsidRPr="00116D8A" w:rsidRDefault="00116D8A" w:rsidP="00116D8A">
      <w:pPr>
        <w:shd w:val="clear" w:color="auto" w:fill="FFFFFF"/>
        <w:spacing w:after="288" w:line="360" w:lineRule="atLeast"/>
        <w:rPr>
          <w:ins w:id="75" w:author="Unknown"/>
          <w:rFonts w:ascii="Georgia" w:eastAsia="Times New Roman" w:hAnsi="Georgia" w:cs="Helvetica"/>
          <w:color w:val="424142"/>
          <w:sz w:val="30"/>
          <w:szCs w:val="30"/>
        </w:rPr>
      </w:pPr>
      <w:ins w:id="76" w:author="Unknown">
        <w:r w:rsidRPr="00116D8A">
          <w:rPr>
            <w:rFonts w:ascii="Georgia" w:eastAsia="Times New Roman" w:hAnsi="Georgia" w:cs="Helvetica"/>
            <w:color w:val="424142"/>
            <w:sz w:val="30"/>
            <w:szCs w:val="30"/>
          </w:rPr>
          <w:t xml:space="preserve">The sporangia of </w:t>
        </w:r>
        <w:proofErr w:type="spellStart"/>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are the largest among the all known extant spore-producing plants. </w:t>
        </w:r>
        <w:proofErr w:type="spellStart"/>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also shows highest spore output, about 50 to 300 megaspores per </w:t>
        </w:r>
        <w:proofErr w:type="spellStart"/>
        <w:r w:rsidRPr="00116D8A">
          <w:rPr>
            <w:rFonts w:ascii="Georgia" w:eastAsia="Times New Roman" w:hAnsi="Georgia" w:cs="Helvetica"/>
            <w:color w:val="424142"/>
            <w:sz w:val="30"/>
            <w:szCs w:val="30"/>
          </w:rPr>
          <w:t>megasporangium</w:t>
        </w:r>
        <w:proofErr w:type="spellEnd"/>
        <w:r w:rsidRPr="00116D8A">
          <w:rPr>
            <w:rFonts w:ascii="Georgia" w:eastAsia="Times New Roman" w:hAnsi="Georgia" w:cs="Helvetica"/>
            <w:color w:val="424142"/>
            <w:sz w:val="30"/>
            <w:szCs w:val="30"/>
          </w:rPr>
          <w:t xml:space="preserve"> and about 150,000 to 1,000,000 microspores per microsporangium. Internally, the sporangium is partially or completely divided by plate-like </w:t>
        </w:r>
        <w:proofErr w:type="spellStart"/>
        <w:r w:rsidRPr="00116D8A">
          <w:rPr>
            <w:rFonts w:ascii="Georgia" w:eastAsia="Times New Roman" w:hAnsi="Georgia" w:cs="Helvetica"/>
            <w:color w:val="424142"/>
            <w:sz w:val="30"/>
            <w:szCs w:val="30"/>
          </w:rPr>
          <w:t>trabeculae</w:t>
        </w:r>
        <w:proofErr w:type="spellEnd"/>
        <w:r w:rsidRPr="00116D8A">
          <w:rPr>
            <w:rFonts w:ascii="Georgia" w:eastAsia="Times New Roman" w:hAnsi="Georgia" w:cs="Helvetica"/>
            <w:color w:val="424142"/>
            <w:sz w:val="30"/>
            <w:szCs w:val="30"/>
          </w:rPr>
          <w:t xml:space="preserve"> (Fig. 7.66B, C). </w:t>
        </w:r>
      </w:ins>
    </w:p>
    <w:p w:rsidR="00116D8A" w:rsidRPr="00116D8A" w:rsidRDefault="00116D8A" w:rsidP="00116D8A">
      <w:pPr>
        <w:shd w:val="clear" w:color="auto" w:fill="FFFFFF"/>
        <w:spacing w:after="288" w:line="360" w:lineRule="atLeast"/>
        <w:rPr>
          <w:ins w:id="77" w:author="Unknown"/>
          <w:rFonts w:ascii="Georgia" w:eastAsia="Times New Roman" w:hAnsi="Georgia" w:cs="Helvetica"/>
          <w:color w:val="424142"/>
          <w:sz w:val="30"/>
          <w:szCs w:val="30"/>
        </w:rPr>
      </w:pPr>
      <w:bookmarkStart w:id="78" w:name="bookmark146"/>
      <w:r>
        <w:rPr>
          <w:rFonts w:ascii="Georgia" w:eastAsia="Times New Roman" w:hAnsi="Georgia" w:cs="Helvetica"/>
          <w:b/>
          <w:bCs/>
          <w:noProof/>
          <w:color w:val="888888"/>
          <w:sz w:val="30"/>
          <w:szCs w:val="30"/>
        </w:rPr>
        <w:drawing>
          <wp:inline distT="0" distB="0" distL="0" distR="0">
            <wp:extent cx="5543550" cy="2762250"/>
            <wp:effectExtent l="19050" t="0" r="0" b="0"/>
            <wp:docPr id="13" name="Picture 13" descr="Isoetes Coromandeliana">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soetes Coromandeliana">
                      <a:hlinkClick r:id="rId19"/>
                    </pic:cNvPr>
                    <pic:cNvPicPr>
                      <a:picLocks noChangeAspect="1" noChangeArrowheads="1"/>
                    </pic:cNvPicPr>
                  </pic:nvPicPr>
                  <pic:blipFill>
                    <a:blip r:embed="rId20"/>
                    <a:srcRect/>
                    <a:stretch>
                      <a:fillRect/>
                    </a:stretch>
                  </pic:blipFill>
                  <pic:spPr bwMode="auto">
                    <a:xfrm>
                      <a:off x="0" y="0"/>
                      <a:ext cx="5543550" cy="2762250"/>
                    </a:xfrm>
                    <a:prstGeom prst="rect">
                      <a:avLst/>
                    </a:prstGeom>
                    <a:noFill/>
                    <a:ln w="9525">
                      <a:noFill/>
                      <a:miter lim="800000"/>
                      <a:headEnd/>
                      <a:tailEnd/>
                    </a:ln>
                  </pic:spPr>
                </pic:pic>
              </a:graphicData>
            </a:graphic>
          </wp:inline>
        </w:drawing>
      </w:r>
      <w:bookmarkEnd w:id="78"/>
    </w:p>
    <w:p w:rsidR="00116D8A" w:rsidRPr="00116D8A" w:rsidRDefault="00116D8A" w:rsidP="00116D8A">
      <w:pPr>
        <w:shd w:val="clear" w:color="auto" w:fill="FFFFFF"/>
        <w:spacing w:after="288" w:line="360" w:lineRule="atLeast"/>
        <w:rPr>
          <w:ins w:id="79" w:author="Unknown"/>
          <w:rFonts w:ascii="Georgia" w:eastAsia="Times New Roman" w:hAnsi="Georgia" w:cs="Helvetica"/>
          <w:color w:val="424142"/>
          <w:sz w:val="30"/>
          <w:szCs w:val="30"/>
        </w:rPr>
      </w:pPr>
      <w:ins w:id="80" w:author="Unknown">
        <w:r w:rsidRPr="00116D8A">
          <w:rPr>
            <w:rFonts w:ascii="Georgia" w:eastAsia="Times New Roman" w:hAnsi="Georgia" w:cs="Helvetica"/>
            <w:b/>
            <w:bCs/>
            <w:color w:val="424142"/>
            <w:sz w:val="30"/>
            <w:szCs w:val="30"/>
          </w:rPr>
          <w:t xml:space="preserve">Development of Sporangium: </w:t>
        </w:r>
      </w:ins>
    </w:p>
    <w:p w:rsidR="00116D8A" w:rsidRPr="00116D8A" w:rsidRDefault="00116D8A" w:rsidP="00116D8A">
      <w:pPr>
        <w:shd w:val="clear" w:color="auto" w:fill="FFFFFF"/>
        <w:spacing w:after="288" w:line="360" w:lineRule="atLeast"/>
        <w:rPr>
          <w:ins w:id="81" w:author="Unknown"/>
          <w:rFonts w:ascii="Georgia" w:eastAsia="Times New Roman" w:hAnsi="Georgia" w:cs="Helvetica"/>
          <w:color w:val="424142"/>
          <w:sz w:val="30"/>
          <w:szCs w:val="30"/>
        </w:rPr>
      </w:pPr>
      <w:ins w:id="82" w:author="Unknown">
        <w:r w:rsidRPr="00116D8A">
          <w:rPr>
            <w:rFonts w:ascii="Georgia" w:eastAsia="Times New Roman" w:hAnsi="Georgia" w:cs="Helvetica"/>
            <w:color w:val="424142"/>
            <w:sz w:val="30"/>
            <w:szCs w:val="30"/>
          </w:rPr>
          <w:t xml:space="preserve">The development of both the micro- and </w:t>
        </w:r>
        <w:proofErr w:type="spellStart"/>
        <w:r w:rsidRPr="00116D8A">
          <w:rPr>
            <w:rFonts w:ascii="Georgia" w:eastAsia="Times New Roman" w:hAnsi="Georgia" w:cs="Helvetica"/>
            <w:color w:val="424142"/>
            <w:sz w:val="30"/>
            <w:szCs w:val="30"/>
          </w:rPr>
          <w:t>megasporangia</w:t>
        </w:r>
        <w:proofErr w:type="spellEnd"/>
        <w:r w:rsidRPr="00116D8A">
          <w:rPr>
            <w:rFonts w:ascii="Georgia" w:eastAsia="Times New Roman" w:hAnsi="Georgia" w:cs="Helvetica"/>
            <w:color w:val="424142"/>
            <w:sz w:val="30"/>
            <w:szCs w:val="30"/>
          </w:rPr>
          <w:t xml:space="preserve"> are similar up to the spore mother cell. The sporangia are of eusporangiate type. A group of sporangial initials divides </w:t>
        </w:r>
        <w:proofErr w:type="spellStart"/>
        <w:r w:rsidRPr="00116D8A">
          <w:rPr>
            <w:rFonts w:ascii="Georgia" w:eastAsia="Times New Roman" w:hAnsi="Georgia" w:cs="Helvetica"/>
            <w:color w:val="424142"/>
            <w:sz w:val="30"/>
            <w:szCs w:val="30"/>
          </w:rPr>
          <w:t>periclinally</w:t>
        </w:r>
        <w:proofErr w:type="spellEnd"/>
        <w:r w:rsidRPr="00116D8A">
          <w:rPr>
            <w:rFonts w:ascii="Georgia" w:eastAsia="Times New Roman" w:hAnsi="Georgia" w:cs="Helvetica"/>
            <w:color w:val="424142"/>
            <w:sz w:val="30"/>
            <w:szCs w:val="30"/>
          </w:rPr>
          <w:t xml:space="preserve"> to form outer jacket initial and an inner </w:t>
        </w:r>
        <w:proofErr w:type="spellStart"/>
        <w:r w:rsidRPr="00116D8A">
          <w:rPr>
            <w:rFonts w:ascii="Georgia" w:eastAsia="Times New Roman" w:hAnsi="Georgia" w:cs="Helvetica"/>
            <w:color w:val="424142"/>
            <w:sz w:val="30"/>
            <w:szCs w:val="30"/>
          </w:rPr>
          <w:t>archesporial</w:t>
        </w:r>
        <w:proofErr w:type="spellEnd"/>
        <w:r w:rsidRPr="00116D8A">
          <w:rPr>
            <w:rFonts w:ascii="Georgia" w:eastAsia="Times New Roman" w:hAnsi="Georgia" w:cs="Helvetica"/>
            <w:color w:val="424142"/>
            <w:sz w:val="30"/>
            <w:szCs w:val="30"/>
          </w:rPr>
          <w:t xml:space="preserve"> cell. The jacket initials, by </w:t>
        </w:r>
        <w:proofErr w:type="spellStart"/>
        <w:r w:rsidRPr="00116D8A">
          <w:rPr>
            <w:rFonts w:ascii="Georgia" w:eastAsia="Times New Roman" w:hAnsi="Georgia" w:cs="Helvetica"/>
            <w:color w:val="424142"/>
            <w:sz w:val="30"/>
            <w:szCs w:val="30"/>
          </w:rPr>
          <w:t>anticlinal</w:t>
        </w:r>
        <w:proofErr w:type="spellEnd"/>
        <w:r w:rsidRPr="00116D8A">
          <w:rPr>
            <w:rFonts w:ascii="Georgia" w:eastAsia="Times New Roman" w:hAnsi="Georgia" w:cs="Helvetica"/>
            <w:color w:val="424142"/>
            <w:sz w:val="30"/>
            <w:szCs w:val="30"/>
          </w:rPr>
          <w:t xml:space="preserve"> and </w:t>
        </w:r>
        <w:proofErr w:type="spellStart"/>
        <w:r w:rsidRPr="00116D8A">
          <w:rPr>
            <w:rFonts w:ascii="Georgia" w:eastAsia="Times New Roman" w:hAnsi="Georgia" w:cs="Helvetica"/>
            <w:color w:val="424142"/>
            <w:sz w:val="30"/>
            <w:szCs w:val="30"/>
          </w:rPr>
          <w:t>periclinal</w:t>
        </w:r>
        <w:proofErr w:type="spellEnd"/>
        <w:r w:rsidRPr="00116D8A">
          <w:rPr>
            <w:rFonts w:ascii="Georgia" w:eastAsia="Times New Roman" w:hAnsi="Georgia" w:cs="Helvetica"/>
            <w:color w:val="424142"/>
            <w:sz w:val="30"/>
            <w:szCs w:val="30"/>
          </w:rPr>
          <w:t xml:space="preserve"> divisions, produce 2-3- layered jacket of the sporangium. </w:t>
        </w:r>
      </w:ins>
    </w:p>
    <w:p w:rsidR="00116D8A" w:rsidRPr="00116D8A" w:rsidRDefault="00116D8A" w:rsidP="00116D8A">
      <w:pPr>
        <w:shd w:val="clear" w:color="auto" w:fill="FFFFFF"/>
        <w:spacing w:after="288" w:line="360" w:lineRule="atLeast"/>
        <w:rPr>
          <w:ins w:id="83" w:author="Unknown"/>
          <w:rFonts w:ascii="Georgia" w:eastAsia="Times New Roman" w:hAnsi="Georgia" w:cs="Helvetica"/>
          <w:color w:val="424142"/>
          <w:sz w:val="30"/>
          <w:szCs w:val="30"/>
        </w:rPr>
      </w:pPr>
      <w:ins w:id="84" w:author="Unknown">
        <w:r w:rsidRPr="00116D8A">
          <w:rPr>
            <w:rFonts w:ascii="Georgia" w:eastAsia="Times New Roman" w:hAnsi="Georgia" w:cs="Helvetica"/>
            <w:color w:val="424142"/>
            <w:sz w:val="30"/>
            <w:szCs w:val="30"/>
          </w:rPr>
          <w:t xml:space="preserve">The </w:t>
        </w:r>
        <w:proofErr w:type="spellStart"/>
        <w:r w:rsidRPr="00116D8A">
          <w:rPr>
            <w:rFonts w:ascii="Georgia" w:eastAsia="Times New Roman" w:hAnsi="Georgia" w:cs="Helvetica"/>
            <w:color w:val="424142"/>
            <w:sz w:val="30"/>
            <w:szCs w:val="30"/>
          </w:rPr>
          <w:t>arches</w:t>
        </w:r>
        <w:r w:rsidRPr="00116D8A">
          <w:rPr>
            <w:rFonts w:ascii="Georgia" w:eastAsia="Times New Roman" w:hAnsi="Georgia" w:cs="Helvetica"/>
            <w:color w:val="424142"/>
            <w:sz w:val="30"/>
            <w:szCs w:val="30"/>
          </w:rPr>
          <w:softHyphen/>
          <w:t>porial</w:t>
        </w:r>
        <w:proofErr w:type="spellEnd"/>
        <w:r w:rsidRPr="00116D8A">
          <w:rPr>
            <w:rFonts w:ascii="Georgia" w:eastAsia="Times New Roman" w:hAnsi="Georgia" w:cs="Helvetica"/>
            <w:color w:val="424142"/>
            <w:sz w:val="30"/>
            <w:szCs w:val="30"/>
          </w:rPr>
          <w:t xml:space="preserve"> cells divide in all possible planes to produce a mass of </w:t>
        </w:r>
        <w:proofErr w:type="spellStart"/>
        <w:r w:rsidRPr="00116D8A">
          <w:rPr>
            <w:rFonts w:ascii="Georgia" w:eastAsia="Times New Roman" w:hAnsi="Georgia" w:cs="Helvetica"/>
            <w:color w:val="424142"/>
            <w:sz w:val="30"/>
            <w:szCs w:val="30"/>
          </w:rPr>
          <w:t>sporogenous</w:t>
        </w:r>
        <w:proofErr w:type="spellEnd"/>
        <w:r w:rsidRPr="00116D8A">
          <w:rPr>
            <w:rFonts w:ascii="Georgia" w:eastAsia="Times New Roman" w:hAnsi="Georgia" w:cs="Helvetica"/>
            <w:color w:val="424142"/>
            <w:sz w:val="30"/>
            <w:szCs w:val="30"/>
          </w:rPr>
          <w:t xml:space="preserve"> tissue which differentiates into spore mother cells. At the time of the formation of spore mother cells, some of the </w:t>
        </w:r>
        <w:proofErr w:type="spellStart"/>
        <w:r w:rsidRPr="00116D8A">
          <w:rPr>
            <w:rFonts w:ascii="Georgia" w:eastAsia="Times New Roman" w:hAnsi="Georgia" w:cs="Helvetica"/>
            <w:color w:val="424142"/>
            <w:sz w:val="30"/>
            <w:szCs w:val="30"/>
          </w:rPr>
          <w:t>sporogenous</w:t>
        </w:r>
        <w:proofErr w:type="spellEnd"/>
        <w:r w:rsidRPr="00116D8A">
          <w:rPr>
            <w:rFonts w:ascii="Georgia" w:eastAsia="Times New Roman" w:hAnsi="Georgia" w:cs="Helvetica"/>
            <w:color w:val="424142"/>
            <w:sz w:val="30"/>
            <w:szCs w:val="30"/>
          </w:rPr>
          <w:t xml:space="preserve"> tissues differentiate into </w:t>
        </w:r>
        <w:proofErr w:type="spellStart"/>
        <w:r w:rsidRPr="00116D8A">
          <w:rPr>
            <w:rFonts w:ascii="Georgia" w:eastAsia="Times New Roman" w:hAnsi="Georgia" w:cs="Helvetica"/>
            <w:color w:val="424142"/>
            <w:sz w:val="30"/>
            <w:szCs w:val="30"/>
          </w:rPr>
          <w:t>trabeculae</w:t>
        </w:r>
        <w:proofErr w:type="spellEnd"/>
        <w:r w:rsidRPr="00116D8A">
          <w:rPr>
            <w:rFonts w:ascii="Georgia" w:eastAsia="Times New Roman" w:hAnsi="Georgia" w:cs="Helvetica"/>
            <w:color w:val="424142"/>
            <w:sz w:val="30"/>
            <w:szCs w:val="30"/>
          </w:rPr>
          <w:t xml:space="preserve">. </w:t>
        </w:r>
      </w:ins>
    </w:p>
    <w:p w:rsidR="00116D8A" w:rsidRPr="00116D8A" w:rsidRDefault="00116D8A" w:rsidP="00116D8A">
      <w:pPr>
        <w:shd w:val="clear" w:color="auto" w:fill="FFFFFF"/>
        <w:spacing w:after="288" w:line="360" w:lineRule="atLeast"/>
        <w:rPr>
          <w:ins w:id="85" w:author="Unknown"/>
          <w:rFonts w:ascii="Georgia" w:eastAsia="Times New Roman" w:hAnsi="Georgia" w:cs="Helvetica"/>
          <w:color w:val="424142"/>
          <w:sz w:val="30"/>
          <w:szCs w:val="30"/>
        </w:rPr>
      </w:pPr>
      <w:ins w:id="86" w:author="Unknown">
        <w:r w:rsidRPr="00116D8A">
          <w:rPr>
            <w:rFonts w:ascii="Georgia" w:eastAsia="Times New Roman" w:hAnsi="Georgia" w:cs="Helvetica"/>
            <w:color w:val="424142"/>
            <w:sz w:val="30"/>
            <w:szCs w:val="30"/>
          </w:rPr>
          <w:lastRenderedPageBreak/>
          <w:t xml:space="preserve">Some </w:t>
        </w:r>
        <w:proofErr w:type="spellStart"/>
        <w:r w:rsidRPr="00116D8A">
          <w:rPr>
            <w:rFonts w:ascii="Georgia" w:eastAsia="Times New Roman" w:hAnsi="Georgia" w:cs="Helvetica"/>
            <w:color w:val="424142"/>
            <w:sz w:val="30"/>
            <w:szCs w:val="30"/>
          </w:rPr>
          <w:t>sporogenous</w:t>
        </w:r>
        <w:proofErr w:type="spellEnd"/>
        <w:r w:rsidRPr="00116D8A">
          <w:rPr>
            <w:rFonts w:ascii="Georgia" w:eastAsia="Times New Roman" w:hAnsi="Georgia" w:cs="Helvetica"/>
            <w:color w:val="424142"/>
            <w:sz w:val="30"/>
            <w:szCs w:val="30"/>
          </w:rPr>
          <w:t xml:space="preserve"> tissue bordering the </w:t>
        </w:r>
        <w:proofErr w:type="spellStart"/>
        <w:r w:rsidRPr="00116D8A">
          <w:rPr>
            <w:rFonts w:ascii="Georgia" w:eastAsia="Times New Roman" w:hAnsi="Georgia" w:cs="Helvetica"/>
            <w:color w:val="424142"/>
            <w:sz w:val="30"/>
            <w:szCs w:val="30"/>
          </w:rPr>
          <w:t>trabeculae</w:t>
        </w:r>
        <w:proofErr w:type="spellEnd"/>
        <w:r w:rsidRPr="00116D8A">
          <w:rPr>
            <w:rFonts w:ascii="Georgia" w:eastAsia="Times New Roman" w:hAnsi="Georgia" w:cs="Helvetica"/>
            <w:color w:val="424142"/>
            <w:sz w:val="30"/>
            <w:szCs w:val="30"/>
          </w:rPr>
          <w:t xml:space="preserve"> and to the sides of sporangium differentiates into a two-layered </w:t>
        </w:r>
        <w:proofErr w:type="spellStart"/>
        <w:r w:rsidRPr="00116D8A">
          <w:rPr>
            <w:rFonts w:ascii="Georgia" w:eastAsia="Times New Roman" w:hAnsi="Georgia" w:cs="Helvetica"/>
            <w:color w:val="424142"/>
            <w:sz w:val="30"/>
            <w:szCs w:val="30"/>
          </w:rPr>
          <w:t>tapetum</w:t>
        </w:r>
        <w:proofErr w:type="spellEnd"/>
        <w:r w:rsidRPr="00116D8A">
          <w:rPr>
            <w:rFonts w:ascii="Georgia" w:eastAsia="Times New Roman" w:hAnsi="Georgia" w:cs="Helvetica"/>
            <w:color w:val="424142"/>
            <w:sz w:val="30"/>
            <w:szCs w:val="30"/>
          </w:rPr>
          <w:t xml:space="preserve">. </w:t>
        </w:r>
        <w:proofErr w:type="spellStart"/>
        <w:r w:rsidRPr="00116D8A">
          <w:rPr>
            <w:rFonts w:ascii="Georgia" w:eastAsia="Times New Roman" w:hAnsi="Georgia" w:cs="Helvetica"/>
            <w:color w:val="424142"/>
            <w:sz w:val="30"/>
            <w:szCs w:val="30"/>
          </w:rPr>
          <w:t>Microsporangia</w:t>
        </w:r>
        <w:proofErr w:type="spellEnd"/>
        <w:r w:rsidRPr="00116D8A">
          <w:rPr>
            <w:rFonts w:ascii="Georgia" w:eastAsia="Times New Roman" w:hAnsi="Georgia" w:cs="Helvetica"/>
            <w:color w:val="424142"/>
            <w:sz w:val="30"/>
            <w:szCs w:val="30"/>
          </w:rPr>
          <w:t xml:space="preserve"> and </w:t>
        </w:r>
        <w:proofErr w:type="spellStart"/>
        <w:r w:rsidRPr="00116D8A">
          <w:rPr>
            <w:rFonts w:ascii="Georgia" w:eastAsia="Times New Roman" w:hAnsi="Georgia" w:cs="Helvetica"/>
            <w:color w:val="424142"/>
            <w:sz w:val="30"/>
            <w:szCs w:val="30"/>
          </w:rPr>
          <w:t>megasporangia</w:t>
        </w:r>
        <w:proofErr w:type="spellEnd"/>
        <w:r w:rsidRPr="00116D8A">
          <w:rPr>
            <w:rFonts w:ascii="Georgia" w:eastAsia="Times New Roman" w:hAnsi="Georgia" w:cs="Helvetica"/>
            <w:color w:val="424142"/>
            <w:sz w:val="30"/>
            <w:szCs w:val="30"/>
          </w:rPr>
          <w:t xml:space="preserve"> can only be distinguished at the time of </w:t>
        </w:r>
        <w:proofErr w:type="spellStart"/>
        <w:r w:rsidRPr="00116D8A">
          <w:rPr>
            <w:rFonts w:ascii="Georgia" w:eastAsia="Times New Roman" w:hAnsi="Georgia" w:cs="Helvetica"/>
            <w:color w:val="424142"/>
            <w:sz w:val="30"/>
            <w:szCs w:val="30"/>
          </w:rPr>
          <w:t>sporocyte</w:t>
        </w:r>
        <w:proofErr w:type="spellEnd"/>
        <w:r w:rsidRPr="00116D8A">
          <w:rPr>
            <w:rFonts w:ascii="Georgia" w:eastAsia="Times New Roman" w:hAnsi="Georgia" w:cs="Helvetica"/>
            <w:color w:val="424142"/>
            <w:sz w:val="30"/>
            <w:szCs w:val="30"/>
          </w:rPr>
          <w:t xml:space="preserve"> formation. In </w:t>
        </w:r>
        <w:proofErr w:type="spellStart"/>
        <w:r w:rsidRPr="00116D8A">
          <w:rPr>
            <w:rFonts w:ascii="Georgia" w:eastAsia="Times New Roman" w:hAnsi="Georgia" w:cs="Helvetica"/>
            <w:color w:val="424142"/>
            <w:sz w:val="30"/>
            <w:szCs w:val="30"/>
          </w:rPr>
          <w:t>microsporangia</w:t>
        </w:r>
        <w:proofErr w:type="spellEnd"/>
        <w:r w:rsidRPr="00116D8A">
          <w:rPr>
            <w:rFonts w:ascii="Georgia" w:eastAsia="Times New Roman" w:hAnsi="Georgia" w:cs="Helvetica"/>
            <w:color w:val="424142"/>
            <w:sz w:val="30"/>
            <w:szCs w:val="30"/>
          </w:rPr>
          <w:t xml:space="preserve"> the </w:t>
        </w:r>
        <w:proofErr w:type="spellStart"/>
        <w:r w:rsidRPr="00116D8A">
          <w:rPr>
            <w:rFonts w:ascii="Georgia" w:eastAsia="Times New Roman" w:hAnsi="Georgia" w:cs="Helvetica"/>
            <w:color w:val="424142"/>
            <w:sz w:val="30"/>
            <w:szCs w:val="30"/>
          </w:rPr>
          <w:t>sporocytes</w:t>
        </w:r>
        <w:proofErr w:type="spellEnd"/>
        <w:r w:rsidRPr="00116D8A">
          <w:rPr>
            <w:rFonts w:ascii="Georgia" w:eastAsia="Times New Roman" w:hAnsi="Georgia" w:cs="Helvetica"/>
            <w:color w:val="424142"/>
            <w:sz w:val="30"/>
            <w:szCs w:val="30"/>
          </w:rPr>
          <w:t xml:space="preserve"> differentiate after the formation of </w:t>
        </w:r>
        <w:proofErr w:type="spellStart"/>
        <w:r w:rsidRPr="00116D8A">
          <w:rPr>
            <w:rFonts w:ascii="Georgia" w:eastAsia="Times New Roman" w:hAnsi="Georgia" w:cs="Helvetica"/>
            <w:color w:val="424142"/>
            <w:sz w:val="30"/>
            <w:szCs w:val="30"/>
          </w:rPr>
          <w:t>trabe</w:t>
        </w:r>
        <w:r w:rsidRPr="00116D8A">
          <w:rPr>
            <w:rFonts w:ascii="Georgia" w:eastAsia="Times New Roman" w:hAnsi="Georgia" w:cs="Helvetica"/>
            <w:color w:val="424142"/>
            <w:sz w:val="30"/>
            <w:szCs w:val="30"/>
          </w:rPr>
          <w:softHyphen/>
          <w:t>culae</w:t>
        </w:r>
        <w:proofErr w:type="spellEnd"/>
        <w:r w:rsidRPr="00116D8A">
          <w:rPr>
            <w:rFonts w:ascii="Georgia" w:eastAsia="Times New Roman" w:hAnsi="Georgia" w:cs="Helvetica"/>
            <w:color w:val="424142"/>
            <w:sz w:val="30"/>
            <w:szCs w:val="30"/>
          </w:rPr>
          <w:t xml:space="preserve">, while in </w:t>
        </w:r>
        <w:proofErr w:type="spellStart"/>
        <w:r w:rsidRPr="00116D8A">
          <w:rPr>
            <w:rFonts w:ascii="Georgia" w:eastAsia="Times New Roman" w:hAnsi="Georgia" w:cs="Helvetica"/>
            <w:color w:val="424142"/>
            <w:sz w:val="30"/>
            <w:szCs w:val="30"/>
          </w:rPr>
          <w:t>megasporangia</w:t>
        </w:r>
        <w:proofErr w:type="spellEnd"/>
        <w:r w:rsidRPr="00116D8A">
          <w:rPr>
            <w:rFonts w:ascii="Georgia" w:eastAsia="Times New Roman" w:hAnsi="Georgia" w:cs="Helvetica"/>
            <w:color w:val="424142"/>
            <w:sz w:val="30"/>
            <w:szCs w:val="30"/>
          </w:rPr>
          <w:t xml:space="preserve"> the </w:t>
        </w:r>
        <w:proofErr w:type="spellStart"/>
        <w:r w:rsidRPr="00116D8A">
          <w:rPr>
            <w:rFonts w:ascii="Georgia" w:eastAsia="Times New Roman" w:hAnsi="Georgia" w:cs="Helvetica"/>
            <w:color w:val="424142"/>
            <w:sz w:val="30"/>
            <w:szCs w:val="30"/>
          </w:rPr>
          <w:t>sporocytes</w:t>
        </w:r>
        <w:proofErr w:type="spellEnd"/>
        <w:r w:rsidRPr="00116D8A">
          <w:rPr>
            <w:rFonts w:ascii="Georgia" w:eastAsia="Times New Roman" w:hAnsi="Georgia" w:cs="Helvetica"/>
            <w:color w:val="424142"/>
            <w:sz w:val="30"/>
            <w:szCs w:val="30"/>
          </w:rPr>
          <w:t xml:space="preserve"> differentiate before the formation of </w:t>
        </w:r>
        <w:proofErr w:type="spellStart"/>
        <w:r w:rsidRPr="00116D8A">
          <w:rPr>
            <w:rFonts w:ascii="Georgia" w:eastAsia="Times New Roman" w:hAnsi="Georgia" w:cs="Helvetica"/>
            <w:color w:val="424142"/>
            <w:sz w:val="30"/>
            <w:szCs w:val="30"/>
          </w:rPr>
          <w:t>trabeculae</w:t>
        </w:r>
        <w:proofErr w:type="spellEnd"/>
        <w:r w:rsidRPr="00116D8A">
          <w:rPr>
            <w:rFonts w:ascii="Georgia" w:eastAsia="Times New Roman" w:hAnsi="Georgia" w:cs="Helvetica"/>
            <w:color w:val="424142"/>
            <w:sz w:val="30"/>
            <w:szCs w:val="30"/>
          </w:rPr>
          <w:t xml:space="preserve">. </w:t>
        </w:r>
      </w:ins>
    </w:p>
    <w:p w:rsidR="00116D8A" w:rsidRPr="00116D8A" w:rsidRDefault="00116D8A" w:rsidP="00116D8A">
      <w:pPr>
        <w:shd w:val="clear" w:color="auto" w:fill="FFFFFF"/>
        <w:spacing w:after="288" w:line="360" w:lineRule="atLeast"/>
        <w:rPr>
          <w:ins w:id="87" w:author="Unknown"/>
          <w:rFonts w:ascii="Georgia" w:eastAsia="Times New Roman" w:hAnsi="Georgia" w:cs="Helvetica"/>
          <w:color w:val="424142"/>
          <w:sz w:val="30"/>
          <w:szCs w:val="30"/>
        </w:rPr>
      </w:pPr>
      <w:ins w:id="88" w:author="Unknown">
        <w:r w:rsidRPr="00116D8A">
          <w:rPr>
            <w:rFonts w:ascii="Georgia" w:eastAsia="Times New Roman" w:hAnsi="Georgia" w:cs="Helvetica"/>
            <w:color w:val="424142"/>
            <w:sz w:val="30"/>
            <w:szCs w:val="30"/>
          </w:rPr>
          <w:t xml:space="preserve">In </w:t>
        </w:r>
        <w:proofErr w:type="spellStart"/>
        <w:r w:rsidRPr="00116D8A">
          <w:rPr>
            <w:rFonts w:ascii="Georgia" w:eastAsia="Times New Roman" w:hAnsi="Georgia" w:cs="Helvetica"/>
            <w:color w:val="424142"/>
            <w:sz w:val="30"/>
            <w:szCs w:val="30"/>
          </w:rPr>
          <w:t>microsporangia</w:t>
        </w:r>
        <w:proofErr w:type="spellEnd"/>
        <w:r w:rsidRPr="00116D8A">
          <w:rPr>
            <w:rFonts w:ascii="Georgia" w:eastAsia="Times New Roman" w:hAnsi="Georgia" w:cs="Helvetica"/>
            <w:color w:val="424142"/>
            <w:sz w:val="30"/>
            <w:szCs w:val="30"/>
          </w:rPr>
          <w:t xml:space="preserve">, all the </w:t>
        </w:r>
        <w:proofErr w:type="spellStart"/>
        <w:r w:rsidRPr="00116D8A">
          <w:rPr>
            <w:rFonts w:ascii="Georgia" w:eastAsia="Times New Roman" w:hAnsi="Georgia" w:cs="Helvetica"/>
            <w:color w:val="424142"/>
            <w:sz w:val="30"/>
            <w:szCs w:val="30"/>
          </w:rPr>
          <w:t>sporogenous</w:t>
        </w:r>
        <w:proofErr w:type="spellEnd"/>
        <w:r w:rsidRPr="00116D8A">
          <w:rPr>
            <w:rFonts w:ascii="Georgia" w:eastAsia="Times New Roman" w:hAnsi="Georgia" w:cs="Helvetica"/>
            <w:color w:val="424142"/>
            <w:sz w:val="30"/>
            <w:szCs w:val="30"/>
          </w:rPr>
          <w:t xml:space="preserve"> cells differentiate and form microspores, whereas in </w:t>
        </w:r>
        <w:proofErr w:type="spellStart"/>
        <w:r w:rsidRPr="00116D8A">
          <w:rPr>
            <w:rFonts w:ascii="Georgia" w:eastAsia="Times New Roman" w:hAnsi="Georgia" w:cs="Helvetica"/>
            <w:color w:val="424142"/>
            <w:sz w:val="30"/>
            <w:szCs w:val="30"/>
          </w:rPr>
          <w:t>megasporangia</w:t>
        </w:r>
        <w:proofErr w:type="spellEnd"/>
        <w:r w:rsidRPr="00116D8A">
          <w:rPr>
            <w:rFonts w:ascii="Georgia" w:eastAsia="Times New Roman" w:hAnsi="Georgia" w:cs="Helvetica"/>
            <w:color w:val="424142"/>
            <w:sz w:val="30"/>
            <w:szCs w:val="30"/>
          </w:rPr>
          <w:t xml:space="preserve"> most of the </w:t>
        </w:r>
        <w:proofErr w:type="spellStart"/>
        <w:r w:rsidRPr="00116D8A">
          <w:rPr>
            <w:rFonts w:ascii="Georgia" w:eastAsia="Times New Roman" w:hAnsi="Georgia" w:cs="Helvetica"/>
            <w:color w:val="424142"/>
            <w:sz w:val="30"/>
            <w:szCs w:val="30"/>
          </w:rPr>
          <w:t>sporogenous</w:t>
        </w:r>
        <w:proofErr w:type="spellEnd"/>
        <w:r w:rsidRPr="00116D8A">
          <w:rPr>
            <w:rFonts w:ascii="Georgia" w:eastAsia="Times New Roman" w:hAnsi="Georgia" w:cs="Helvetica"/>
            <w:color w:val="424142"/>
            <w:sz w:val="30"/>
            <w:szCs w:val="30"/>
          </w:rPr>
          <w:t xml:space="preserve"> cells degenerate and only a limited number of sur</w:t>
        </w:r>
        <w:r w:rsidRPr="00116D8A">
          <w:rPr>
            <w:rFonts w:ascii="Georgia" w:eastAsia="Times New Roman" w:hAnsi="Georgia" w:cs="Helvetica"/>
            <w:color w:val="424142"/>
            <w:sz w:val="30"/>
            <w:szCs w:val="30"/>
          </w:rPr>
          <w:softHyphen/>
          <w:t xml:space="preserve">viving </w:t>
        </w:r>
        <w:proofErr w:type="spellStart"/>
        <w:r w:rsidRPr="00116D8A">
          <w:rPr>
            <w:rFonts w:ascii="Georgia" w:eastAsia="Times New Roman" w:hAnsi="Georgia" w:cs="Helvetica"/>
            <w:color w:val="424142"/>
            <w:sz w:val="30"/>
            <w:szCs w:val="30"/>
          </w:rPr>
          <w:t>sporogenous</w:t>
        </w:r>
        <w:proofErr w:type="spellEnd"/>
        <w:r w:rsidRPr="00116D8A">
          <w:rPr>
            <w:rFonts w:ascii="Georgia" w:eastAsia="Times New Roman" w:hAnsi="Georgia" w:cs="Helvetica"/>
            <w:color w:val="424142"/>
            <w:sz w:val="30"/>
            <w:szCs w:val="30"/>
          </w:rPr>
          <w:t xml:space="preserve"> cells differentiate to pro</w:t>
        </w:r>
        <w:r w:rsidRPr="00116D8A">
          <w:rPr>
            <w:rFonts w:ascii="Georgia" w:eastAsia="Times New Roman" w:hAnsi="Georgia" w:cs="Helvetica"/>
            <w:color w:val="424142"/>
            <w:sz w:val="30"/>
            <w:szCs w:val="30"/>
          </w:rPr>
          <w:softHyphen/>
          <w:t xml:space="preserve">duce a limited number of megaspores. </w:t>
        </w:r>
      </w:ins>
    </w:p>
    <w:p w:rsidR="00116D8A" w:rsidRPr="00116D8A" w:rsidRDefault="00116D8A" w:rsidP="00116D8A">
      <w:pPr>
        <w:shd w:val="clear" w:color="auto" w:fill="FFFFFF"/>
        <w:spacing w:after="288" w:line="360" w:lineRule="atLeast"/>
        <w:rPr>
          <w:ins w:id="89" w:author="Unknown"/>
          <w:rFonts w:ascii="Georgia" w:eastAsia="Times New Roman" w:hAnsi="Georgia" w:cs="Helvetica"/>
          <w:color w:val="424142"/>
          <w:sz w:val="30"/>
          <w:szCs w:val="30"/>
        </w:rPr>
      </w:pPr>
      <w:ins w:id="90" w:author="Unknown">
        <w:r w:rsidRPr="00116D8A">
          <w:rPr>
            <w:rFonts w:ascii="Georgia" w:eastAsia="Times New Roman" w:hAnsi="Georgia" w:cs="Helvetica"/>
            <w:color w:val="424142"/>
            <w:sz w:val="30"/>
            <w:szCs w:val="30"/>
          </w:rPr>
          <w:t xml:space="preserve">The special mechanism for dehiscence of sporangia is </w:t>
        </w:r>
        <w:proofErr w:type="gramStart"/>
        <w:r w:rsidRPr="00116D8A">
          <w:rPr>
            <w:rFonts w:ascii="Georgia" w:eastAsia="Times New Roman" w:hAnsi="Georgia" w:cs="Helvetica"/>
            <w:color w:val="424142"/>
            <w:sz w:val="30"/>
            <w:szCs w:val="30"/>
          </w:rPr>
          <w:t>absent,</w:t>
        </w:r>
        <w:proofErr w:type="gramEnd"/>
        <w:r w:rsidRPr="00116D8A">
          <w:rPr>
            <w:rFonts w:ascii="Georgia" w:eastAsia="Times New Roman" w:hAnsi="Georgia" w:cs="Helvetica"/>
            <w:color w:val="424142"/>
            <w:sz w:val="30"/>
            <w:szCs w:val="30"/>
          </w:rPr>
          <w:t xml:space="preserve"> hence spores are released only after the death and decay of the sporangia. </w:t>
        </w:r>
      </w:ins>
    </w:p>
    <w:p w:rsidR="00116D8A" w:rsidRPr="00116D8A" w:rsidRDefault="00116D8A" w:rsidP="00116D8A">
      <w:pPr>
        <w:shd w:val="clear" w:color="auto" w:fill="FFFFFF"/>
        <w:spacing w:after="288" w:line="360" w:lineRule="atLeast"/>
        <w:rPr>
          <w:ins w:id="91" w:author="Unknown"/>
          <w:rFonts w:ascii="Georgia" w:eastAsia="Times New Roman" w:hAnsi="Georgia" w:cs="Helvetica"/>
          <w:color w:val="424142"/>
          <w:sz w:val="30"/>
          <w:szCs w:val="30"/>
        </w:rPr>
      </w:pPr>
      <w:ins w:id="92" w:author="Unknown">
        <w:r w:rsidRPr="00116D8A">
          <w:rPr>
            <w:rFonts w:ascii="Georgia" w:eastAsia="Times New Roman" w:hAnsi="Georgia" w:cs="Helvetica"/>
            <w:b/>
            <w:bCs/>
            <w:color w:val="424142"/>
            <w:sz w:val="30"/>
            <w:szCs w:val="30"/>
          </w:rPr>
          <w:t xml:space="preserve">Gametophytes: </w:t>
        </w:r>
      </w:ins>
    </w:p>
    <w:p w:rsidR="00116D8A" w:rsidRPr="00116D8A" w:rsidRDefault="00116D8A" w:rsidP="00116D8A">
      <w:pPr>
        <w:shd w:val="clear" w:color="auto" w:fill="FFFFFF"/>
        <w:spacing w:after="288" w:line="360" w:lineRule="atLeast"/>
        <w:rPr>
          <w:ins w:id="93" w:author="Unknown"/>
          <w:rFonts w:ascii="Georgia" w:eastAsia="Times New Roman" w:hAnsi="Georgia" w:cs="Helvetica"/>
          <w:color w:val="424142"/>
          <w:sz w:val="30"/>
          <w:szCs w:val="30"/>
        </w:rPr>
      </w:pPr>
      <w:ins w:id="94" w:author="Unknown">
        <w:r w:rsidRPr="00116D8A">
          <w:rPr>
            <w:rFonts w:ascii="Georgia" w:eastAsia="Times New Roman" w:hAnsi="Georgia" w:cs="Helvetica"/>
            <w:color w:val="424142"/>
            <w:sz w:val="30"/>
            <w:szCs w:val="30"/>
          </w:rPr>
          <w:t xml:space="preserve">The microspores and megaspores germinate </w:t>
        </w:r>
        <w:proofErr w:type="spellStart"/>
        <w:r w:rsidRPr="00116D8A">
          <w:rPr>
            <w:rFonts w:ascii="Georgia" w:eastAsia="Times New Roman" w:hAnsi="Georgia" w:cs="Helvetica"/>
            <w:color w:val="424142"/>
            <w:sz w:val="30"/>
            <w:szCs w:val="30"/>
          </w:rPr>
          <w:t>endosporically</w:t>
        </w:r>
        <w:proofErr w:type="spellEnd"/>
        <w:r w:rsidRPr="00116D8A">
          <w:rPr>
            <w:rFonts w:ascii="Georgia" w:eastAsia="Times New Roman" w:hAnsi="Georgia" w:cs="Helvetica"/>
            <w:color w:val="424142"/>
            <w:sz w:val="30"/>
            <w:szCs w:val="30"/>
          </w:rPr>
          <w:t xml:space="preserve"> to produce male and female gametophytes, respectively. </w:t>
        </w:r>
      </w:ins>
    </w:p>
    <w:p w:rsidR="00116D8A" w:rsidRPr="00116D8A" w:rsidRDefault="00116D8A" w:rsidP="00116D8A">
      <w:pPr>
        <w:shd w:val="clear" w:color="auto" w:fill="FFFFFF"/>
        <w:spacing w:after="288" w:line="360" w:lineRule="atLeast"/>
        <w:rPr>
          <w:ins w:id="95" w:author="Unknown"/>
          <w:rFonts w:ascii="Georgia" w:eastAsia="Times New Roman" w:hAnsi="Georgia" w:cs="Helvetica"/>
          <w:color w:val="424142"/>
          <w:sz w:val="30"/>
          <w:szCs w:val="30"/>
        </w:rPr>
      </w:pPr>
      <w:ins w:id="96" w:author="Unknown">
        <w:r w:rsidRPr="00116D8A">
          <w:rPr>
            <w:rFonts w:ascii="Georgia" w:eastAsia="Times New Roman" w:hAnsi="Georgia" w:cs="Helvetica"/>
            <w:b/>
            <w:bCs/>
            <w:color w:val="424142"/>
            <w:sz w:val="30"/>
            <w:szCs w:val="30"/>
          </w:rPr>
          <w:t xml:space="preserve">Male Gametophyte: </w:t>
        </w:r>
      </w:ins>
    </w:p>
    <w:p w:rsidR="00116D8A" w:rsidRPr="00116D8A" w:rsidRDefault="00116D8A" w:rsidP="00116D8A">
      <w:pPr>
        <w:shd w:val="clear" w:color="auto" w:fill="FFFFFF"/>
        <w:spacing w:after="288" w:line="360" w:lineRule="atLeast"/>
        <w:rPr>
          <w:ins w:id="97" w:author="Unknown"/>
          <w:rFonts w:ascii="Georgia" w:eastAsia="Times New Roman" w:hAnsi="Georgia" w:cs="Helvetica"/>
          <w:color w:val="424142"/>
          <w:sz w:val="30"/>
          <w:szCs w:val="30"/>
        </w:rPr>
      </w:pPr>
      <w:ins w:id="98" w:author="Unknown">
        <w:r w:rsidRPr="00116D8A">
          <w:rPr>
            <w:rFonts w:ascii="Georgia" w:eastAsia="Times New Roman" w:hAnsi="Georgia" w:cs="Helvetica"/>
            <w:color w:val="424142"/>
            <w:sz w:val="30"/>
            <w:szCs w:val="30"/>
          </w:rPr>
          <w:t xml:space="preserve">Microspores are small (30-40 µm in diam.), triangular with </w:t>
        </w:r>
        <w:proofErr w:type="spellStart"/>
        <w:r w:rsidRPr="00116D8A">
          <w:rPr>
            <w:rFonts w:ascii="Georgia" w:eastAsia="Times New Roman" w:hAnsi="Georgia" w:cs="Helvetica"/>
            <w:color w:val="424142"/>
            <w:sz w:val="30"/>
            <w:szCs w:val="30"/>
          </w:rPr>
          <w:t>trilete</w:t>
        </w:r>
        <w:proofErr w:type="spellEnd"/>
        <w:r w:rsidRPr="00116D8A">
          <w:rPr>
            <w:rFonts w:ascii="Georgia" w:eastAsia="Times New Roman" w:hAnsi="Georgia" w:cs="Helvetica"/>
            <w:color w:val="424142"/>
            <w:sz w:val="30"/>
            <w:szCs w:val="30"/>
          </w:rPr>
          <w:t xml:space="preserve"> apertures. </w:t>
        </w:r>
      </w:ins>
    </w:p>
    <w:p w:rsidR="00116D8A" w:rsidRPr="00116D8A" w:rsidRDefault="00116D8A" w:rsidP="00116D8A">
      <w:pPr>
        <w:shd w:val="clear" w:color="auto" w:fill="FFFFFF"/>
        <w:spacing w:after="288" w:line="360" w:lineRule="atLeast"/>
        <w:rPr>
          <w:ins w:id="99" w:author="Unknown"/>
          <w:rFonts w:ascii="Georgia" w:eastAsia="Times New Roman" w:hAnsi="Georgia" w:cs="Helvetica"/>
          <w:color w:val="424142"/>
          <w:sz w:val="30"/>
          <w:szCs w:val="30"/>
        </w:rPr>
      </w:pPr>
      <w:ins w:id="100" w:author="Unknown">
        <w:r w:rsidRPr="00116D8A">
          <w:rPr>
            <w:rFonts w:ascii="Georgia" w:eastAsia="Times New Roman" w:hAnsi="Georgia" w:cs="Helvetica"/>
            <w:color w:val="424142"/>
            <w:sz w:val="30"/>
            <w:szCs w:val="30"/>
          </w:rPr>
          <w:t xml:space="preserve">Microspores germinate immediately after falling upon a suitable substratum, thus a male gametophyte is formed within a few days (Fig. 7.67A-1). </w:t>
        </w:r>
      </w:ins>
    </w:p>
    <w:p w:rsidR="00116D8A" w:rsidRPr="00116D8A" w:rsidRDefault="00116D8A" w:rsidP="00116D8A">
      <w:pPr>
        <w:shd w:val="clear" w:color="auto" w:fill="FFFFFF"/>
        <w:spacing w:after="288" w:line="360" w:lineRule="atLeast"/>
        <w:rPr>
          <w:ins w:id="101" w:author="Unknown"/>
          <w:rFonts w:ascii="Georgia" w:eastAsia="Times New Roman" w:hAnsi="Georgia" w:cs="Helvetica"/>
          <w:color w:val="424142"/>
          <w:sz w:val="30"/>
          <w:szCs w:val="30"/>
        </w:rPr>
      </w:pPr>
      <w:ins w:id="102" w:author="Unknown">
        <w:r w:rsidRPr="00116D8A">
          <w:rPr>
            <w:rFonts w:ascii="Georgia" w:eastAsia="Times New Roman" w:hAnsi="Georgia" w:cs="Helvetica"/>
            <w:color w:val="424142"/>
            <w:sz w:val="30"/>
            <w:szCs w:val="30"/>
          </w:rPr>
          <w:t xml:space="preserve">The first division (1-1) of microspore is asymmetric to give rise to a small </w:t>
        </w:r>
        <w:proofErr w:type="spellStart"/>
        <w:r w:rsidRPr="00116D8A">
          <w:rPr>
            <w:rFonts w:ascii="Georgia" w:eastAsia="Times New Roman" w:hAnsi="Georgia" w:cs="Helvetica"/>
            <w:color w:val="424142"/>
            <w:sz w:val="30"/>
            <w:szCs w:val="30"/>
          </w:rPr>
          <w:t>prothallial</w:t>
        </w:r>
        <w:proofErr w:type="spellEnd"/>
        <w:r w:rsidRPr="00116D8A">
          <w:rPr>
            <w:rFonts w:ascii="Georgia" w:eastAsia="Times New Roman" w:hAnsi="Georgia" w:cs="Helvetica"/>
            <w:color w:val="424142"/>
            <w:sz w:val="30"/>
            <w:szCs w:val="30"/>
          </w:rPr>
          <w:t xml:space="preserve"> cell and a large </w:t>
        </w:r>
        <w:proofErr w:type="spellStart"/>
        <w:r w:rsidRPr="00116D8A">
          <w:rPr>
            <w:rFonts w:ascii="Georgia" w:eastAsia="Times New Roman" w:hAnsi="Georgia" w:cs="Helvetica"/>
            <w:color w:val="424142"/>
            <w:sz w:val="30"/>
            <w:szCs w:val="30"/>
          </w:rPr>
          <w:t>antheridial</w:t>
        </w:r>
        <w:proofErr w:type="spellEnd"/>
        <w:r w:rsidRPr="00116D8A">
          <w:rPr>
            <w:rFonts w:ascii="Georgia" w:eastAsia="Times New Roman" w:hAnsi="Georgia" w:cs="Helvetica"/>
            <w:color w:val="424142"/>
            <w:sz w:val="30"/>
            <w:szCs w:val="30"/>
          </w:rPr>
          <w:t xml:space="preserve"> initial. The </w:t>
        </w:r>
        <w:proofErr w:type="spellStart"/>
        <w:r w:rsidRPr="00116D8A">
          <w:rPr>
            <w:rFonts w:ascii="Georgia" w:eastAsia="Times New Roman" w:hAnsi="Georgia" w:cs="Helvetica"/>
            <w:color w:val="424142"/>
            <w:sz w:val="30"/>
            <w:szCs w:val="30"/>
          </w:rPr>
          <w:t>prothallial</w:t>
        </w:r>
        <w:proofErr w:type="spellEnd"/>
        <w:r w:rsidRPr="00116D8A">
          <w:rPr>
            <w:rFonts w:ascii="Georgia" w:eastAsia="Times New Roman" w:hAnsi="Georgia" w:cs="Helvetica"/>
            <w:color w:val="424142"/>
            <w:sz w:val="30"/>
            <w:szCs w:val="30"/>
          </w:rPr>
          <w:t xml:space="preserve"> cell does not </w:t>
        </w:r>
        <w:proofErr w:type="gramStart"/>
        <w:r w:rsidRPr="00116D8A">
          <w:rPr>
            <w:rFonts w:ascii="Georgia" w:eastAsia="Times New Roman" w:hAnsi="Georgia" w:cs="Helvetica"/>
            <w:color w:val="424142"/>
            <w:sz w:val="30"/>
            <w:szCs w:val="30"/>
          </w:rPr>
          <w:t>divide,</w:t>
        </w:r>
        <w:proofErr w:type="gramEnd"/>
        <w:r w:rsidRPr="00116D8A">
          <w:rPr>
            <w:rFonts w:ascii="Georgia" w:eastAsia="Times New Roman" w:hAnsi="Georgia" w:cs="Helvetica"/>
            <w:color w:val="424142"/>
            <w:sz w:val="30"/>
            <w:szCs w:val="30"/>
          </w:rPr>
          <w:t xml:space="preserve"> it is </w:t>
        </w:r>
        <w:proofErr w:type="spellStart"/>
        <w:r w:rsidRPr="00116D8A">
          <w:rPr>
            <w:rFonts w:ascii="Georgia" w:eastAsia="Times New Roman" w:hAnsi="Georgia" w:cs="Helvetica"/>
            <w:color w:val="424142"/>
            <w:sz w:val="30"/>
            <w:szCs w:val="30"/>
          </w:rPr>
          <w:t>adpressed</w:t>
        </w:r>
        <w:proofErr w:type="spellEnd"/>
        <w:r w:rsidRPr="00116D8A">
          <w:rPr>
            <w:rFonts w:ascii="Georgia" w:eastAsia="Times New Roman" w:hAnsi="Georgia" w:cs="Helvetica"/>
            <w:color w:val="424142"/>
            <w:sz w:val="30"/>
            <w:szCs w:val="30"/>
          </w:rPr>
          <w:t xml:space="preserve"> to the base of the spore. The </w:t>
        </w:r>
        <w:proofErr w:type="spellStart"/>
        <w:r w:rsidRPr="00116D8A">
          <w:rPr>
            <w:rFonts w:ascii="Georgia" w:eastAsia="Times New Roman" w:hAnsi="Georgia" w:cs="Helvetica"/>
            <w:color w:val="424142"/>
            <w:sz w:val="30"/>
            <w:szCs w:val="30"/>
          </w:rPr>
          <w:t>antheridial</w:t>
        </w:r>
        <w:proofErr w:type="spellEnd"/>
        <w:r w:rsidRPr="00116D8A">
          <w:rPr>
            <w:rFonts w:ascii="Georgia" w:eastAsia="Times New Roman" w:hAnsi="Georgia" w:cs="Helvetica"/>
            <w:color w:val="424142"/>
            <w:sz w:val="30"/>
            <w:szCs w:val="30"/>
          </w:rPr>
          <w:t xml:space="preserve"> initial divides (2-2) diagonally to produce two cells, of these the cell close to the </w:t>
        </w:r>
        <w:proofErr w:type="spellStart"/>
        <w:r w:rsidRPr="00116D8A">
          <w:rPr>
            <w:rFonts w:ascii="Georgia" w:eastAsia="Times New Roman" w:hAnsi="Georgia" w:cs="Helvetica"/>
            <w:color w:val="424142"/>
            <w:sz w:val="30"/>
            <w:szCs w:val="30"/>
          </w:rPr>
          <w:t>prothallial</w:t>
        </w:r>
        <w:proofErr w:type="spellEnd"/>
        <w:r w:rsidRPr="00116D8A">
          <w:rPr>
            <w:rFonts w:ascii="Georgia" w:eastAsia="Times New Roman" w:hAnsi="Georgia" w:cs="Helvetica"/>
            <w:color w:val="424142"/>
            <w:sz w:val="30"/>
            <w:szCs w:val="30"/>
          </w:rPr>
          <w:t xml:space="preserve"> cell becomes the first jacket cell, while the other cell further divides (3-3) at right angle to the previous division. </w:t>
        </w:r>
      </w:ins>
    </w:p>
    <w:p w:rsidR="00116D8A" w:rsidRPr="00116D8A" w:rsidRDefault="00116D8A" w:rsidP="00116D8A">
      <w:pPr>
        <w:shd w:val="clear" w:color="auto" w:fill="FFFFFF"/>
        <w:spacing w:after="288" w:line="360" w:lineRule="atLeast"/>
        <w:rPr>
          <w:ins w:id="103" w:author="Unknown"/>
          <w:rFonts w:ascii="Georgia" w:eastAsia="Times New Roman" w:hAnsi="Georgia" w:cs="Helvetica"/>
          <w:color w:val="424142"/>
          <w:sz w:val="30"/>
          <w:szCs w:val="30"/>
        </w:rPr>
      </w:pPr>
      <w:ins w:id="104" w:author="Unknown">
        <w:r w:rsidRPr="00116D8A">
          <w:rPr>
            <w:rFonts w:ascii="Georgia" w:eastAsia="Times New Roman" w:hAnsi="Georgia" w:cs="Helvetica"/>
            <w:color w:val="424142"/>
            <w:sz w:val="30"/>
            <w:szCs w:val="30"/>
          </w:rPr>
          <w:lastRenderedPageBreak/>
          <w:t xml:space="preserve">Out of these two cells thus formed, the cell farthest from the </w:t>
        </w:r>
        <w:proofErr w:type="spellStart"/>
        <w:r w:rsidRPr="00116D8A">
          <w:rPr>
            <w:rFonts w:ascii="Georgia" w:eastAsia="Times New Roman" w:hAnsi="Georgia" w:cs="Helvetica"/>
            <w:color w:val="424142"/>
            <w:sz w:val="30"/>
            <w:szCs w:val="30"/>
          </w:rPr>
          <w:t>prothallial</w:t>
        </w:r>
        <w:proofErr w:type="spellEnd"/>
        <w:r w:rsidRPr="00116D8A">
          <w:rPr>
            <w:rFonts w:ascii="Georgia" w:eastAsia="Times New Roman" w:hAnsi="Georgia" w:cs="Helvetica"/>
            <w:color w:val="424142"/>
            <w:sz w:val="30"/>
            <w:szCs w:val="30"/>
          </w:rPr>
          <w:t xml:space="preserve"> cell becomes the second jacket cell, whereas the other cell again divides (4-4) in a plane almost parallel to the preceding plane of division to produce two cells. Of the two cells thus formed, the outer cell forms the third jacket cell and the inner one divides (5-5) </w:t>
        </w:r>
        <w:proofErr w:type="spellStart"/>
        <w:r w:rsidRPr="00116D8A">
          <w:rPr>
            <w:rFonts w:ascii="Georgia" w:eastAsia="Times New Roman" w:hAnsi="Georgia" w:cs="Helvetica"/>
            <w:color w:val="424142"/>
            <w:sz w:val="30"/>
            <w:szCs w:val="30"/>
          </w:rPr>
          <w:t>periclinally</w:t>
        </w:r>
        <w:proofErr w:type="spellEnd"/>
        <w:r w:rsidRPr="00116D8A">
          <w:rPr>
            <w:rFonts w:ascii="Georgia" w:eastAsia="Times New Roman" w:hAnsi="Georgia" w:cs="Helvetica"/>
            <w:color w:val="424142"/>
            <w:sz w:val="30"/>
            <w:szCs w:val="30"/>
          </w:rPr>
          <w:t xml:space="preserve"> to form a fourth jacket cell and a central primary </w:t>
        </w:r>
        <w:proofErr w:type="spellStart"/>
        <w:r w:rsidRPr="00116D8A">
          <w:rPr>
            <w:rFonts w:ascii="Georgia" w:eastAsia="Times New Roman" w:hAnsi="Georgia" w:cs="Helvetica"/>
            <w:color w:val="424142"/>
            <w:sz w:val="30"/>
            <w:szCs w:val="30"/>
          </w:rPr>
          <w:t>androgonial</w:t>
        </w:r>
        <w:proofErr w:type="spellEnd"/>
        <w:r w:rsidRPr="00116D8A">
          <w:rPr>
            <w:rFonts w:ascii="Georgia" w:eastAsia="Times New Roman" w:hAnsi="Georgia" w:cs="Helvetica"/>
            <w:color w:val="424142"/>
            <w:sz w:val="30"/>
            <w:szCs w:val="30"/>
          </w:rPr>
          <w:t xml:space="preserve"> cell. </w:t>
        </w:r>
      </w:ins>
    </w:p>
    <w:p w:rsidR="00116D8A" w:rsidRPr="00116D8A" w:rsidRDefault="00116D8A" w:rsidP="00116D8A">
      <w:pPr>
        <w:shd w:val="clear" w:color="auto" w:fill="FFFFFF"/>
        <w:spacing w:line="360" w:lineRule="atLeast"/>
        <w:rPr>
          <w:ins w:id="105" w:author="Unknown"/>
          <w:rFonts w:ascii="Georgia" w:eastAsia="Times New Roman" w:hAnsi="Georgia" w:cs="Helvetica"/>
          <w:color w:val="424142"/>
          <w:sz w:val="30"/>
          <w:szCs w:val="30"/>
        </w:rPr>
      </w:pPr>
      <w:ins w:id="106" w:author="Unknown">
        <w:r w:rsidRPr="00116D8A">
          <w:rPr>
            <w:rFonts w:ascii="Georgia" w:eastAsia="Times New Roman" w:hAnsi="Georgia" w:cs="Helvetica"/>
            <w:color w:val="424142"/>
            <w:sz w:val="30"/>
            <w:szCs w:val="30"/>
          </w:rPr>
          <w:t xml:space="preserve">The primary </w:t>
        </w:r>
        <w:proofErr w:type="spellStart"/>
        <w:r w:rsidRPr="00116D8A">
          <w:rPr>
            <w:rFonts w:ascii="Georgia" w:eastAsia="Times New Roman" w:hAnsi="Georgia" w:cs="Helvetica"/>
            <w:color w:val="424142"/>
            <w:sz w:val="30"/>
            <w:szCs w:val="30"/>
          </w:rPr>
          <w:t>androgonial</w:t>
        </w:r>
        <w:proofErr w:type="spellEnd"/>
        <w:r w:rsidRPr="00116D8A">
          <w:rPr>
            <w:rFonts w:ascii="Georgia" w:eastAsia="Times New Roman" w:hAnsi="Georgia" w:cs="Helvetica"/>
            <w:color w:val="424142"/>
            <w:sz w:val="30"/>
            <w:szCs w:val="30"/>
          </w:rPr>
          <w:t xml:space="preserve"> cell by two successive divisions at right angles to each </w:t>
        </w:r>
        <w:proofErr w:type="gramStart"/>
        <w:r w:rsidRPr="00116D8A">
          <w:rPr>
            <w:rFonts w:ascii="Georgia" w:eastAsia="Times New Roman" w:hAnsi="Georgia" w:cs="Helvetica"/>
            <w:color w:val="424142"/>
            <w:sz w:val="30"/>
            <w:szCs w:val="30"/>
          </w:rPr>
          <w:t>other,</w:t>
        </w:r>
        <w:proofErr w:type="gramEnd"/>
        <w:r w:rsidRPr="00116D8A">
          <w:rPr>
            <w:rFonts w:ascii="Georgia" w:eastAsia="Times New Roman" w:hAnsi="Georgia" w:cs="Helvetica"/>
            <w:color w:val="424142"/>
            <w:sz w:val="30"/>
            <w:szCs w:val="30"/>
          </w:rPr>
          <w:t xml:space="preserve"> forms four </w:t>
        </w:r>
        <w:proofErr w:type="spellStart"/>
        <w:r w:rsidRPr="00116D8A">
          <w:rPr>
            <w:rFonts w:ascii="Georgia" w:eastAsia="Times New Roman" w:hAnsi="Georgia" w:cs="Helvetica"/>
            <w:color w:val="424142"/>
            <w:sz w:val="30"/>
            <w:szCs w:val="30"/>
          </w:rPr>
          <w:t>andro</w:t>
        </w:r>
        <w:r w:rsidRPr="00116D8A">
          <w:rPr>
            <w:rFonts w:ascii="Georgia" w:eastAsia="Times New Roman" w:hAnsi="Georgia" w:cs="Helvetica"/>
            <w:color w:val="424142"/>
            <w:sz w:val="30"/>
            <w:szCs w:val="30"/>
          </w:rPr>
          <w:softHyphen/>
          <w:t>cytes</w:t>
        </w:r>
        <w:proofErr w:type="spellEnd"/>
        <w:r w:rsidRPr="00116D8A">
          <w:rPr>
            <w:rFonts w:ascii="Georgia" w:eastAsia="Times New Roman" w:hAnsi="Georgia" w:cs="Helvetica"/>
            <w:color w:val="424142"/>
            <w:sz w:val="30"/>
            <w:szCs w:val="30"/>
          </w:rPr>
          <w:t xml:space="preserve">. Thus a mature male gametophyte consists of nine </w:t>
        </w:r>
        <w:proofErr w:type="gramStart"/>
        <w:r w:rsidRPr="00116D8A">
          <w:rPr>
            <w:rFonts w:ascii="Georgia" w:eastAsia="Times New Roman" w:hAnsi="Georgia" w:cs="Helvetica"/>
            <w:color w:val="424142"/>
            <w:sz w:val="30"/>
            <w:szCs w:val="30"/>
          </w:rPr>
          <w:t>cells :</w:t>
        </w:r>
        <w:proofErr w:type="gramEnd"/>
        <w:r w:rsidRPr="00116D8A">
          <w:rPr>
            <w:rFonts w:ascii="Georgia" w:eastAsia="Times New Roman" w:hAnsi="Georgia" w:cs="Helvetica"/>
            <w:color w:val="424142"/>
            <w:sz w:val="30"/>
            <w:szCs w:val="30"/>
          </w:rPr>
          <w:t xml:space="preserve"> one </w:t>
        </w:r>
        <w:proofErr w:type="spellStart"/>
        <w:r w:rsidRPr="00116D8A">
          <w:rPr>
            <w:rFonts w:ascii="Georgia" w:eastAsia="Times New Roman" w:hAnsi="Georgia" w:cs="Helvetica"/>
            <w:color w:val="424142"/>
            <w:sz w:val="30"/>
            <w:szCs w:val="30"/>
          </w:rPr>
          <w:t>prothallial</w:t>
        </w:r>
        <w:proofErr w:type="spellEnd"/>
        <w:r w:rsidRPr="00116D8A">
          <w:rPr>
            <w:rFonts w:ascii="Georgia" w:eastAsia="Times New Roman" w:hAnsi="Georgia" w:cs="Helvetica"/>
            <w:color w:val="424142"/>
            <w:sz w:val="30"/>
            <w:szCs w:val="30"/>
          </w:rPr>
          <w:t xml:space="preserve"> cell, four jacket cells and 4 </w:t>
        </w:r>
        <w:proofErr w:type="spellStart"/>
        <w:r w:rsidRPr="00116D8A">
          <w:rPr>
            <w:rFonts w:ascii="Georgia" w:eastAsia="Times New Roman" w:hAnsi="Georgia" w:cs="Helvetica"/>
            <w:color w:val="424142"/>
            <w:sz w:val="30"/>
            <w:szCs w:val="30"/>
          </w:rPr>
          <w:t>androcytes</w:t>
        </w:r>
        <w:proofErr w:type="spellEnd"/>
        <w:r w:rsidRPr="00116D8A">
          <w:rPr>
            <w:rFonts w:ascii="Georgia" w:eastAsia="Times New Roman" w:hAnsi="Georgia" w:cs="Helvetica"/>
            <w:color w:val="424142"/>
            <w:sz w:val="30"/>
            <w:szCs w:val="30"/>
          </w:rPr>
          <w:t xml:space="preserve">. Each </w:t>
        </w:r>
        <w:proofErr w:type="spellStart"/>
        <w:r w:rsidRPr="00116D8A">
          <w:rPr>
            <w:rFonts w:ascii="Georgia" w:eastAsia="Times New Roman" w:hAnsi="Georgia" w:cs="Helvetica"/>
            <w:color w:val="424142"/>
            <w:sz w:val="30"/>
            <w:szCs w:val="30"/>
          </w:rPr>
          <w:t>androcyte</w:t>
        </w:r>
        <w:proofErr w:type="spellEnd"/>
        <w:r w:rsidRPr="00116D8A">
          <w:rPr>
            <w:rFonts w:ascii="Georgia" w:eastAsia="Times New Roman" w:hAnsi="Georgia" w:cs="Helvetica"/>
            <w:color w:val="424142"/>
            <w:sz w:val="30"/>
            <w:szCs w:val="30"/>
          </w:rPr>
          <w:t xml:space="preserve"> meta</w:t>
        </w:r>
        <w:r w:rsidRPr="00116D8A">
          <w:rPr>
            <w:rFonts w:ascii="Georgia" w:eastAsia="Times New Roman" w:hAnsi="Georgia" w:cs="Helvetica"/>
            <w:color w:val="424142"/>
            <w:sz w:val="30"/>
            <w:szCs w:val="30"/>
          </w:rPr>
          <w:softHyphen/>
          <w:t xml:space="preserve">morphoses into a corkscrew-shaped, </w:t>
        </w:r>
        <w:proofErr w:type="spellStart"/>
        <w:r w:rsidRPr="00116D8A">
          <w:rPr>
            <w:rFonts w:ascii="Georgia" w:eastAsia="Times New Roman" w:hAnsi="Georgia" w:cs="Helvetica"/>
            <w:color w:val="424142"/>
            <w:sz w:val="30"/>
            <w:szCs w:val="30"/>
          </w:rPr>
          <w:t>multiflagellated</w:t>
        </w:r>
        <w:proofErr w:type="spellEnd"/>
        <w:r w:rsidRPr="00116D8A">
          <w:rPr>
            <w:rFonts w:ascii="Georgia" w:eastAsia="Times New Roman" w:hAnsi="Georgia" w:cs="Helvetica"/>
            <w:color w:val="424142"/>
            <w:sz w:val="30"/>
            <w:szCs w:val="30"/>
          </w:rPr>
          <w:t xml:space="preserve"> (about 15 flagella) </w:t>
        </w:r>
        <w:proofErr w:type="spellStart"/>
        <w:r w:rsidRPr="00116D8A">
          <w:rPr>
            <w:rFonts w:ascii="Georgia" w:eastAsia="Times New Roman" w:hAnsi="Georgia" w:cs="Helvetica"/>
            <w:color w:val="424142"/>
            <w:sz w:val="30"/>
            <w:szCs w:val="30"/>
          </w:rPr>
          <w:t>antherozoid</w:t>
        </w:r>
        <w:proofErr w:type="spellEnd"/>
        <w:r w:rsidRPr="00116D8A">
          <w:rPr>
            <w:rFonts w:ascii="Georgia" w:eastAsia="Times New Roman" w:hAnsi="Georgia" w:cs="Helvetica"/>
            <w:color w:val="424142"/>
            <w:sz w:val="30"/>
            <w:szCs w:val="30"/>
          </w:rPr>
          <w:t xml:space="preserve"> with a terminal vesicle (Fig. 7.67J). </w:t>
        </w:r>
      </w:ins>
    </w:p>
    <w:tbl>
      <w:tblPr>
        <w:tblW w:w="0" w:type="auto"/>
        <w:tblCellMar>
          <w:left w:w="0" w:type="dxa"/>
          <w:right w:w="0" w:type="dxa"/>
        </w:tblCellMar>
        <w:tblLook w:val="04A0"/>
      </w:tblPr>
      <w:tblGrid>
        <w:gridCol w:w="73"/>
      </w:tblGrid>
      <w:tr w:rsidR="00116D8A" w:rsidRPr="00116D8A" w:rsidTr="00116D8A">
        <w:tc>
          <w:tcPr>
            <w:tcW w:w="0" w:type="auto"/>
            <w:hideMark/>
          </w:tcPr>
          <w:p w:rsidR="00116D8A" w:rsidRPr="00116D8A" w:rsidRDefault="00116D8A" w:rsidP="00116D8A">
            <w:pPr>
              <w:spacing w:after="0" w:line="360" w:lineRule="atLeast"/>
              <w:rPr>
                <w:rFonts w:ascii="Georgia" w:eastAsia="Times New Roman" w:hAnsi="Georgia" w:cs="Helvetica"/>
                <w:color w:val="424142"/>
                <w:sz w:val="30"/>
                <w:szCs w:val="30"/>
              </w:rPr>
            </w:pPr>
            <w:r w:rsidRPr="00116D8A">
              <w:rPr>
                <w:rFonts w:ascii="Georgia" w:eastAsia="Times New Roman" w:hAnsi="Georgia" w:cs="Helvetica"/>
                <w:color w:val="424142"/>
                <w:sz w:val="30"/>
                <w:szCs w:val="30"/>
              </w:rPr>
              <w:t> </w:t>
            </w:r>
          </w:p>
        </w:tc>
      </w:tr>
    </w:tbl>
    <w:p w:rsidR="00116D8A" w:rsidRPr="00116D8A" w:rsidRDefault="00116D8A" w:rsidP="00116D8A">
      <w:pPr>
        <w:shd w:val="clear" w:color="auto" w:fill="FFFFFF"/>
        <w:spacing w:after="288" w:line="360" w:lineRule="atLeast"/>
        <w:rPr>
          <w:ins w:id="107" w:author="Unknown"/>
          <w:rFonts w:ascii="Georgia" w:eastAsia="Times New Roman" w:hAnsi="Georgia" w:cs="Helvetica"/>
          <w:color w:val="424142"/>
          <w:sz w:val="30"/>
          <w:szCs w:val="30"/>
        </w:rPr>
      </w:pPr>
      <w:r>
        <w:rPr>
          <w:rFonts w:ascii="Georgia" w:eastAsia="Times New Roman" w:hAnsi="Georgia" w:cs="Helvetica"/>
          <w:b/>
          <w:bCs/>
          <w:noProof/>
          <w:color w:val="888888"/>
          <w:sz w:val="30"/>
          <w:szCs w:val="30"/>
        </w:rPr>
        <w:drawing>
          <wp:inline distT="0" distB="0" distL="0" distR="0">
            <wp:extent cx="5324475" cy="3771900"/>
            <wp:effectExtent l="19050" t="0" r="9525" b="0"/>
            <wp:docPr id="14" name="Picture 14" descr="Stages and Sperm">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ages and Sperm">
                      <a:hlinkClick r:id="rId21"/>
                    </pic:cNvPr>
                    <pic:cNvPicPr>
                      <a:picLocks noChangeAspect="1" noChangeArrowheads="1"/>
                    </pic:cNvPicPr>
                  </pic:nvPicPr>
                  <pic:blipFill>
                    <a:blip r:embed="rId22"/>
                    <a:srcRect/>
                    <a:stretch>
                      <a:fillRect/>
                    </a:stretch>
                  </pic:blipFill>
                  <pic:spPr bwMode="auto">
                    <a:xfrm>
                      <a:off x="0" y="0"/>
                      <a:ext cx="5324475" cy="3771900"/>
                    </a:xfrm>
                    <a:prstGeom prst="rect">
                      <a:avLst/>
                    </a:prstGeom>
                    <a:noFill/>
                    <a:ln w="9525">
                      <a:noFill/>
                      <a:miter lim="800000"/>
                      <a:headEnd/>
                      <a:tailEnd/>
                    </a:ln>
                  </pic:spPr>
                </pic:pic>
              </a:graphicData>
            </a:graphic>
          </wp:inline>
        </w:drawing>
      </w:r>
    </w:p>
    <w:p w:rsidR="00116D8A" w:rsidRPr="00116D8A" w:rsidRDefault="00116D8A" w:rsidP="00116D8A">
      <w:pPr>
        <w:shd w:val="clear" w:color="auto" w:fill="FFFFFF"/>
        <w:spacing w:after="288" w:line="360" w:lineRule="atLeast"/>
        <w:rPr>
          <w:ins w:id="108" w:author="Unknown"/>
          <w:rFonts w:ascii="Georgia" w:eastAsia="Times New Roman" w:hAnsi="Georgia" w:cs="Helvetica"/>
          <w:color w:val="424142"/>
          <w:sz w:val="30"/>
          <w:szCs w:val="30"/>
        </w:rPr>
      </w:pPr>
      <w:ins w:id="109" w:author="Unknown">
        <w:r w:rsidRPr="00116D8A">
          <w:rPr>
            <w:rFonts w:ascii="Georgia" w:eastAsia="Times New Roman" w:hAnsi="Georgia" w:cs="Helvetica"/>
            <w:color w:val="424142"/>
            <w:sz w:val="30"/>
            <w:szCs w:val="30"/>
          </w:rPr>
          <w:t xml:space="preserve">The </w:t>
        </w:r>
        <w:proofErr w:type="spellStart"/>
        <w:r w:rsidRPr="00116D8A">
          <w:rPr>
            <w:rFonts w:ascii="Georgia" w:eastAsia="Times New Roman" w:hAnsi="Georgia" w:cs="Helvetica"/>
            <w:color w:val="424142"/>
            <w:sz w:val="30"/>
            <w:szCs w:val="30"/>
          </w:rPr>
          <w:t>antherozoids</w:t>
        </w:r>
        <w:proofErr w:type="spellEnd"/>
        <w:r w:rsidRPr="00116D8A">
          <w:rPr>
            <w:rFonts w:ascii="Georgia" w:eastAsia="Times New Roman" w:hAnsi="Georgia" w:cs="Helvetica"/>
            <w:color w:val="424142"/>
            <w:sz w:val="30"/>
            <w:szCs w:val="30"/>
          </w:rPr>
          <w:t xml:space="preserve"> are liberated through the expansion of </w:t>
        </w:r>
        <w:proofErr w:type="spellStart"/>
        <w:r w:rsidRPr="00116D8A">
          <w:rPr>
            <w:rFonts w:ascii="Georgia" w:eastAsia="Times New Roman" w:hAnsi="Georgia" w:cs="Helvetica"/>
            <w:color w:val="424142"/>
            <w:sz w:val="30"/>
            <w:szCs w:val="30"/>
          </w:rPr>
          <w:t>trilete</w:t>
        </w:r>
        <w:proofErr w:type="spellEnd"/>
        <w:r w:rsidRPr="00116D8A">
          <w:rPr>
            <w:rFonts w:ascii="Georgia" w:eastAsia="Times New Roman" w:hAnsi="Georgia" w:cs="Helvetica"/>
            <w:color w:val="424142"/>
            <w:sz w:val="30"/>
            <w:szCs w:val="30"/>
          </w:rPr>
          <w:t xml:space="preserve"> aperture. </w:t>
        </w:r>
      </w:ins>
    </w:p>
    <w:p w:rsidR="00116D8A" w:rsidRPr="00116D8A" w:rsidRDefault="00116D8A" w:rsidP="00116D8A">
      <w:pPr>
        <w:shd w:val="clear" w:color="auto" w:fill="FFFFFF"/>
        <w:spacing w:after="288" w:line="360" w:lineRule="atLeast"/>
        <w:rPr>
          <w:ins w:id="110" w:author="Unknown"/>
          <w:rFonts w:ascii="Georgia" w:eastAsia="Times New Roman" w:hAnsi="Georgia" w:cs="Helvetica"/>
          <w:color w:val="424142"/>
          <w:sz w:val="30"/>
          <w:szCs w:val="30"/>
        </w:rPr>
      </w:pPr>
      <w:r>
        <w:rPr>
          <w:rFonts w:ascii="Georgia" w:eastAsia="Times New Roman" w:hAnsi="Georgia" w:cs="Helvetica"/>
          <w:b/>
          <w:bCs/>
          <w:noProof/>
          <w:color w:val="888888"/>
          <w:sz w:val="30"/>
          <w:szCs w:val="30"/>
        </w:rPr>
        <w:lastRenderedPageBreak/>
        <w:drawing>
          <wp:inline distT="0" distB="0" distL="0" distR="0">
            <wp:extent cx="3019425" cy="4095750"/>
            <wp:effectExtent l="19050" t="0" r="9525" b="0"/>
            <wp:docPr id="15" name="Picture 15" descr="Young Female Gametophyte, Successive Stages and Mature Archegonium">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Young Female Gametophyte, Successive Stages and Mature Archegonium">
                      <a:hlinkClick r:id="rId23"/>
                    </pic:cNvPr>
                    <pic:cNvPicPr>
                      <a:picLocks noChangeAspect="1" noChangeArrowheads="1"/>
                    </pic:cNvPicPr>
                  </pic:nvPicPr>
                  <pic:blipFill>
                    <a:blip r:embed="rId24"/>
                    <a:srcRect/>
                    <a:stretch>
                      <a:fillRect/>
                    </a:stretch>
                  </pic:blipFill>
                  <pic:spPr bwMode="auto">
                    <a:xfrm>
                      <a:off x="0" y="0"/>
                      <a:ext cx="3019425" cy="4095750"/>
                    </a:xfrm>
                    <a:prstGeom prst="rect">
                      <a:avLst/>
                    </a:prstGeom>
                    <a:noFill/>
                    <a:ln w="9525">
                      <a:noFill/>
                      <a:miter lim="800000"/>
                      <a:headEnd/>
                      <a:tailEnd/>
                    </a:ln>
                  </pic:spPr>
                </pic:pic>
              </a:graphicData>
            </a:graphic>
          </wp:inline>
        </w:drawing>
      </w:r>
    </w:p>
    <w:p w:rsidR="00116D8A" w:rsidRPr="00116D8A" w:rsidRDefault="00116D8A" w:rsidP="00116D8A">
      <w:pPr>
        <w:shd w:val="clear" w:color="auto" w:fill="FFFFFF"/>
        <w:spacing w:after="288" w:line="360" w:lineRule="atLeast"/>
        <w:rPr>
          <w:ins w:id="111" w:author="Unknown"/>
          <w:rFonts w:ascii="Georgia" w:eastAsia="Times New Roman" w:hAnsi="Georgia" w:cs="Helvetica"/>
          <w:color w:val="424142"/>
          <w:sz w:val="30"/>
          <w:szCs w:val="30"/>
        </w:rPr>
      </w:pPr>
      <w:ins w:id="112" w:author="Unknown">
        <w:r w:rsidRPr="00116D8A">
          <w:rPr>
            <w:rFonts w:ascii="Georgia" w:eastAsia="Times New Roman" w:hAnsi="Georgia" w:cs="Helvetica"/>
            <w:b/>
            <w:bCs/>
            <w:color w:val="424142"/>
            <w:sz w:val="30"/>
            <w:szCs w:val="30"/>
          </w:rPr>
          <w:t xml:space="preserve">Female Gametophyte: </w:t>
        </w:r>
      </w:ins>
    </w:p>
    <w:p w:rsidR="00116D8A" w:rsidRPr="00116D8A" w:rsidRDefault="00116D8A" w:rsidP="00116D8A">
      <w:pPr>
        <w:shd w:val="clear" w:color="auto" w:fill="FFFFFF"/>
        <w:spacing w:after="288" w:line="360" w:lineRule="atLeast"/>
        <w:rPr>
          <w:ins w:id="113" w:author="Unknown"/>
          <w:rFonts w:ascii="Georgia" w:eastAsia="Times New Roman" w:hAnsi="Georgia" w:cs="Helvetica"/>
          <w:color w:val="424142"/>
          <w:sz w:val="30"/>
          <w:szCs w:val="30"/>
        </w:rPr>
      </w:pPr>
      <w:ins w:id="114" w:author="Unknown">
        <w:r w:rsidRPr="00116D8A">
          <w:rPr>
            <w:rFonts w:ascii="Georgia" w:eastAsia="Times New Roman" w:hAnsi="Georgia" w:cs="Helvetica"/>
            <w:color w:val="424142"/>
            <w:sz w:val="30"/>
            <w:szCs w:val="30"/>
          </w:rPr>
          <w:t xml:space="preserve">The megaspores are comparatively larger (250-900 µm in diameter) than microspores. They are triangular in shape with </w:t>
        </w:r>
        <w:proofErr w:type="spellStart"/>
        <w:r w:rsidRPr="00116D8A">
          <w:rPr>
            <w:rFonts w:ascii="Georgia" w:eastAsia="Times New Roman" w:hAnsi="Georgia" w:cs="Helvetica"/>
            <w:color w:val="424142"/>
            <w:sz w:val="30"/>
            <w:szCs w:val="30"/>
          </w:rPr>
          <w:t>trilete</w:t>
        </w:r>
        <w:proofErr w:type="spellEnd"/>
        <w:r w:rsidRPr="00116D8A">
          <w:rPr>
            <w:rFonts w:ascii="Georgia" w:eastAsia="Times New Roman" w:hAnsi="Georgia" w:cs="Helvetica"/>
            <w:color w:val="424142"/>
            <w:sz w:val="30"/>
            <w:szCs w:val="30"/>
          </w:rPr>
          <w:t xml:space="preserve"> aperture. The </w:t>
        </w:r>
        <w:proofErr w:type="spellStart"/>
        <w:r w:rsidRPr="00116D8A">
          <w:rPr>
            <w:rFonts w:ascii="Georgia" w:eastAsia="Times New Roman" w:hAnsi="Georgia" w:cs="Helvetica"/>
            <w:color w:val="424142"/>
            <w:sz w:val="30"/>
            <w:szCs w:val="30"/>
          </w:rPr>
          <w:t>exine</w:t>
        </w:r>
        <w:proofErr w:type="spellEnd"/>
        <w:r w:rsidRPr="00116D8A">
          <w:rPr>
            <w:rFonts w:ascii="Georgia" w:eastAsia="Times New Roman" w:hAnsi="Georgia" w:cs="Helvetica"/>
            <w:color w:val="424142"/>
            <w:sz w:val="30"/>
            <w:szCs w:val="30"/>
          </w:rPr>
          <w:t xml:space="preserve"> is provided with large </w:t>
        </w:r>
        <w:proofErr w:type="spellStart"/>
        <w:r w:rsidRPr="00116D8A">
          <w:rPr>
            <w:rFonts w:ascii="Georgia" w:eastAsia="Times New Roman" w:hAnsi="Georgia" w:cs="Helvetica"/>
            <w:color w:val="424142"/>
            <w:sz w:val="30"/>
            <w:szCs w:val="30"/>
          </w:rPr>
          <w:t>spinulate</w:t>
        </w:r>
        <w:proofErr w:type="spellEnd"/>
        <w:r w:rsidRPr="00116D8A">
          <w:rPr>
            <w:rFonts w:ascii="Georgia" w:eastAsia="Times New Roman" w:hAnsi="Georgia" w:cs="Helvetica"/>
            <w:color w:val="424142"/>
            <w:sz w:val="30"/>
            <w:szCs w:val="30"/>
          </w:rPr>
          <w:t xml:space="preserve"> projections. </w:t>
        </w:r>
      </w:ins>
    </w:p>
    <w:p w:rsidR="00116D8A" w:rsidRPr="00116D8A" w:rsidRDefault="00116D8A" w:rsidP="00116D8A">
      <w:pPr>
        <w:shd w:val="clear" w:color="auto" w:fill="FFFFFF"/>
        <w:spacing w:after="288" w:line="360" w:lineRule="atLeast"/>
        <w:rPr>
          <w:ins w:id="115" w:author="Unknown"/>
          <w:rFonts w:ascii="Georgia" w:eastAsia="Times New Roman" w:hAnsi="Georgia" w:cs="Helvetica"/>
          <w:color w:val="424142"/>
          <w:sz w:val="30"/>
          <w:szCs w:val="30"/>
        </w:rPr>
      </w:pPr>
      <w:ins w:id="116" w:author="Unknown">
        <w:r w:rsidRPr="00116D8A">
          <w:rPr>
            <w:rFonts w:ascii="Georgia" w:eastAsia="Times New Roman" w:hAnsi="Georgia" w:cs="Helvetica"/>
            <w:color w:val="424142"/>
            <w:sz w:val="30"/>
            <w:szCs w:val="30"/>
          </w:rPr>
          <w:t>On germination, megaspore begins with a series of free nuclear divisions (Fig. 7.68A). About 30-50 nuclei thus formed are dispersed towards the periphery. However, there is no central vac</w:t>
        </w:r>
        <w:r w:rsidRPr="00116D8A">
          <w:rPr>
            <w:rFonts w:ascii="Georgia" w:eastAsia="Times New Roman" w:hAnsi="Georgia" w:cs="Helvetica"/>
            <w:color w:val="424142"/>
            <w:sz w:val="30"/>
            <w:szCs w:val="30"/>
          </w:rPr>
          <w:softHyphen/>
          <w:t xml:space="preserve">uole as in </w:t>
        </w:r>
        <w:proofErr w:type="spellStart"/>
        <w:r w:rsidRPr="00116D8A">
          <w:rPr>
            <w:rFonts w:ascii="Georgia" w:eastAsia="Times New Roman" w:hAnsi="Georgia" w:cs="Helvetica"/>
            <w:color w:val="424142"/>
            <w:sz w:val="30"/>
            <w:szCs w:val="30"/>
          </w:rPr>
          <w:t>Selaginella</w:t>
        </w:r>
        <w:proofErr w:type="spellEnd"/>
        <w:r w:rsidRPr="00116D8A">
          <w:rPr>
            <w:rFonts w:ascii="Georgia" w:eastAsia="Times New Roman" w:hAnsi="Georgia" w:cs="Helvetica"/>
            <w:color w:val="424142"/>
            <w:sz w:val="30"/>
            <w:szCs w:val="30"/>
          </w:rPr>
          <w:t>. Later, wall formation starts from the apical part and slowly extends down</w:t>
        </w:r>
        <w:r w:rsidRPr="00116D8A">
          <w:rPr>
            <w:rFonts w:ascii="Georgia" w:eastAsia="Times New Roman" w:hAnsi="Georgia" w:cs="Helvetica"/>
            <w:color w:val="424142"/>
            <w:sz w:val="30"/>
            <w:szCs w:val="30"/>
          </w:rPr>
          <w:softHyphen/>
          <w:t xml:space="preserve">wards (Fig. 7.68A). The wall formation continues even after the formation of new </w:t>
        </w:r>
        <w:proofErr w:type="spellStart"/>
        <w:r w:rsidRPr="00116D8A">
          <w:rPr>
            <w:rFonts w:ascii="Georgia" w:eastAsia="Times New Roman" w:hAnsi="Georgia" w:cs="Helvetica"/>
            <w:color w:val="424142"/>
            <w:sz w:val="30"/>
            <w:szCs w:val="30"/>
          </w:rPr>
          <w:t>sporophyte</w:t>
        </w:r>
        <w:proofErr w:type="spellEnd"/>
        <w:r w:rsidRPr="00116D8A">
          <w:rPr>
            <w:rFonts w:ascii="Georgia" w:eastAsia="Times New Roman" w:hAnsi="Georgia" w:cs="Helvetica"/>
            <w:color w:val="424142"/>
            <w:sz w:val="30"/>
            <w:szCs w:val="30"/>
          </w:rPr>
          <w:t xml:space="preserve">. </w:t>
        </w:r>
      </w:ins>
    </w:p>
    <w:p w:rsidR="00116D8A" w:rsidRPr="00116D8A" w:rsidRDefault="00116D8A" w:rsidP="00116D8A">
      <w:pPr>
        <w:shd w:val="clear" w:color="auto" w:fill="FFFFFF"/>
        <w:spacing w:after="288" w:line="360" w:lineRule="atLeast"/>
        <w:rPr>
          <w:ins w:id="117" w:author="Unknown"/>
          <w:rFonts w:ascii="Georgia" w:eastAsia="Times New Roman" w:hAnsi="Georgia" w:cs="Helvetica"/>
          <w:color w:val="424142"/>
          <w:sz w:val="30"/>
          <w:szCs w:val="30"/>
        </w:rPr>
      </w:pPr>
      <w:ins w:id="118" w:author="Unknown">
        <w:r w:rsidRPr="00116D8A">
          <w:rPr>
            <w:rFonts w:ascii="Georgia" w:eastAsia="Times New Roman" w:hAnsi="Georgia" w:cs="Helvetica"/>
            <w:color w:val="424142"/>
            <w:sz w:val="30"/>
            <w:szCs w:val="30"/>
          </w:rPr>
          <w:t xml:space="preserve">The megaspore wall breaks open along the </w:t>
        </w:r>
        <w:proofErr w:type="spellStart"/>
        <w:r w:rsidRPr="00116D8A">
          <w:rPr>
            <w:rFonts w:ascii="Georgia" w:eastAsia="Times New Roman" w:hAnsi="Georgia" w:cs="Helvetica"/>
            <w:color w:val="424142"/>
            <w:sz w:val="30"/>
            <w:szCs w:val="30"/>
          </w:rPr>
          <w:t>trilete</w:t>
        </w:r>
        <w:proofErr w:type="spellEnd"/>
        <w:r w:rsidRPr="00116D8A">
          <w:rPr>
            <w:rFonts w:ascii="Georgia" w:eastAsia="Times New Roman" w:hAnsi="Georgia" w:cs="Helvetica"/>
            <w:color w:val="424142"/>
            <w:sz w:val="30"/>
            <w:szCs w:val="30"/>
          </w:rPr>
          <w:t xml:space="preserve"> aperture to expose the </w:t>
        </w:r>
        <w:proofErr w:type="spellStart"/>
        <w:r w:rsidRPr="00116D8A">
          <w:rPr>
            <w:rFonts w:ascii="Georgia" w:eastAsia="Times New Roman" w:hAnsi="Georgia" w:cs="Helvetica"/>
            <w:color w:val="424142"/>
            <w:sz w:val="30"/>
            <w:szCs w:val="30"/>
          </w:rPr>
          <w:t>apicaI</w:t>
        </w:r>
        <w:proofErr w:type="spellEnd"/>
        <w:r w:rsidRPr="00116D8A">
          <w:rPr>
            <w:rFonts w:ascii="Georgia" w:eastAsia="Times New Roman" w:hAnsi="Georgia" w:cs="Helvetica"/>
            <w:color w:val="424142"/>
            <w:sz w:val="30"/>
            <w:szCs w:val="30"/>
          </w:rPr>
          <w:t xml:space="preserve"> cellular </w:t>
        </w:r>
        <w:proofErr w:type="spellStart"/>
        <w:r w:rsidRPr="00116D8A">
          <w:rPr>
            <w:rFonts w:ascii="Georgia" w:eastAsia="Times New Roman" w:hAnsi="Georgia" w:cs="Helvetica"/>
            <w:color w:val="424142"/>
            <w:sz w:val="30"/>
            <w:szCs w:val="30"/>
          </w:rPr>
          <w:t>gameto</w:t>
        </w:r>
        <w:r w:rsidRPr="00116D8A">
          <w:rPr>
            <w:rFonts w:ascii="Georgia" w:eastAsia="Times New Roman" w:hAnsi="Georgia" w:cs="Helvetica"/>
            <w:color w:val="424142"/>
            <w:sz w:val="30"/>
            <w:szCs w:val="30"/>
          </w:rPr>
          <w:softHyphen/>
          <w:t>phytic</w:t>
        </w:r>
        <w:proofErr w:type="spellEnd"/>
        <w:r w:rsidRPr="00116D8A">
          <w:rPr>
            <w:rFonts w:ascii="Georgia" w:eastAsia="Times New Roman" w:hAnsi="Georgia" w:cs="Helvetica"/>
            <w:color w:val="424142"/>
            <w:sz w:val="30"/>
            <w:szCs w:val="30"/>
          </w:rPr>
          <w:t xml:space="preserve"> tissue. Generally two to three archegonia develop on this apical exposed tissue. The nature of </w:t>
        </w:r>
        <w:r w:rsidRPr="00116D8A">
          <w:rPr>
            <w:rFonts w:ascii="Georgia" w:eastAsia="Times New Roman" w:hAnsi="Georgia" w:cs="Helvetica"/>
            <w:color w:val="424142"/>
            <w:sz w:val="30"/>
            <w:szCs w:val="30"/>
          </w:rPr>
          <w:lastRenderedPageBreak/>
          <w:t xml:space="preserve">development of </w:t>
        </w:r>
        <w:proofErr w:type="spellStart"/>
        <w:r w:rsidRPr="00116D8A">
          <w:rPr>
            <w:rFonts w:ascii="Georgia" w:eastAsia="Times New Roman" w:hAnsi="Georgia" w:cs="Helvetica"/>
            <w:color w:val="424142"/>
            <w:sz w:val="30"/>
            <w:szCs w:val="30"/>
          </w:rPr>
          <w:t>archegonium</w:t>
        </w:r>
        <w:proofErr w:type="spellEnd"/>
        <w:r w:rsidRPr="00116D8A">
          <w:rPr>
            <w:rFonts w:ascii="Georgia" w:eastAsia="Times New Roman" w:hAnsi="Georgia" w:cs="Helvetica"/>
            <w:color w:val="424142"/>
            <w:sz w:val="30"/>
            <w:szCs w:val="30"/>
          </w:rPr>
          <w:t xml:space="preserve"> from the </w:t>
        </w:r>
        <w:proofErr w:type="spellStart"/>
        <w:r w:rsidRPr="00116D8A">
          <w:rPr>
            <w:rFonts w:ascii="Georgia" w:eastAsia="Times New Roman" w:hAnsi="Georgia" w:cs="Helvetica"/>
            <w:color w:val="424142"/>
            <w:sz w:val="30"/>
            <w:szCs w:val="30"/>
          </w:rPr>
          <w:t>archegonial</w:t>
        </w:r>
        <w:proofErr w:type="spellEnd"/>
        <w:r w:rsidRPr="00116D8A">
          <w:rPr>
            <w:rFonts w:ascii="Georgia" w:eastAsia="Times New Roman" w:hAnsi="Georgia" w:cs="Helvetica"/>
            <w:color w:val="424142"/>
            <w:sz w:val="30"/>
            <w:szCs w:val="30"/>
          </w:rPr>
          <w:t xml:space="preserve"> initial is like that of </w:t>
        </w:r>
        <w:proofErr w:type="spellStart"/>
        <w:r w:rsidRPr="00116D8A">
          <w:rPr>
            <w:rFonts w:ascii="Georgia" w:eastAsia="Times New Roman" w:hAnsi="Georgia" w:cs="Helvetica"/>
            <w:color w:val="424142"/>
            <w:sz w:val="30"/>
            <w:szCs w:val="30"/>
          </w:rPr>
          <w:t>Selaginella</w:t>
        </w:r>
        <w:proofErr w:type="spellEnd"/>
        <w:r w:rsidRPr="00116D8A">
          <w:rPr>
            <w:rFonts w:ascii="Georgia" w:eastAsia="Times New Roman" w:hAnsi="Georgia" w:cs="Helvetica"/>
            <w:color w:val="424142"/>
            <w:sz w:val="30"/>
            <w:szCs w:val="30"/>
          </w:rPr>
          <w:t xml:space="preserve"> (Fig. 7.68B-D). </w:t>
        </w:r>
      </w:ins>
    </w:p>
    <w:p w:rsidR="00116D8A" w:rsidRPr="00116D8A" w:rsidRDefault="00116D8A" w:rsidP="00116D8A">
      <w:pPr>
        <w:shd w:val="clear" w:color="auto" w:fill="FFFFFF"/>
        <w:spacing w:after="288" w:line="360" w:lineRule="atLeast"/>
        <w:rPr>
          <w:ins w:id="119" w:author="Unknown"/>
          <w:rFonts w:ascii="Georgia" w:eastAsia="Times New Roman" w:hAnsi="Georgia" w:cs="Helvetica"/>
          <w:color w:val="424142"/>
          <w:sz w:val="30"/>
          <w:szCs w:val="30"/>
        </w:rPr>
      </w:pPr>
      <w:ins w:id="120" w:author="Unknown">
        <w:r w:rsidRPr="00116D8A">
          <w:rPr>
            <w:rFonts w:ascii="Georgia" w:eastAsia="Times New Roman" w:hAnsi="Georgia" w:cs="Helvetica"/>
            <w:color w:val="424142"/>
            <w:sz w:val="30"/>
            <w:szCs w:val="30"/>
          </w:rPr>
          <w:t xml:space="preserve">A mature </w:t>
        </w:r>
        <w:proofErr w:type="spellStart"/>
        <w:r w:rsidRPr="00116D8A">
          <w:rPr>
            <w:rFonts w:ascii="Georgia" w:eastAsia="Times New Roman" w:hAnsi="Georgia" w:cs="Helvetica"/>
            <w:color w:val="424142"/>
            <w:sz w:val="30"/>
            <w:szCs w:val="30"/>
          </w:rPr>
          <w:t>archegonium</w:t>
        </w:r>
        <w:proofErr w:type="spellEnd"/>
        <w:r w:rsidRPr="00116D8A">
          <w:rPr>
            <w:rFonts w:ascii="Georgia" w:eastAsia="Times New Roman" w:hAnsi="Georgia" w:cs="Helvetica"/>
            <w:color w:val="424142"/>
            <w:sz w:val="30"/>
            <w:szCs w:val="30"/>
          </w:rPr>
          <w:t xml:space="preserve"> has a neck comprised of four vertical rows of neck cells (4 cells in each row), one neck canal cell, one ven</w:t>
        </w:r>
        <w:r w:rsidRPr="00116D8A">
          <w:rPr>
            <w:rFonts w:ascii="Georgia" w:eastAsia="Times New Roman" w:hAnsi="Georgia" w:cs="Helvetica"/>
            <w:color w:val="424142"/>
            <w:sz w:val="30"/>
            <w:szCs w:val="30"/>
          </w:rPr>
          <w:softHyphen/>
          <w:t xml:space="preserve">tral canal cell and an egg (Fig. 7.68E). </w:t>
        </w:r>
      </w:ins>
    </w:p>
    <w:p w:rsidR="00116D8A" w:rsidRPr="00116D8A" w:rsidRDefault="00116D8A" w:rsidP="00116D8A">
      <w:pPr>
        <w:shd w:val="clear" w:color="auto" w:fill="FFFFFF"/>
        <w:spacing w:after="288" w:line="360" w:lineRule="atLeast"/>
        <w:rPr>
          <w:ins w:id="121" w:author="Unknown"/>
          <w:rFonts w:ascii="Georgia" w:eastAsia="Times New Roman" w:hAnsi="Georgia" w:cs="Helvetica"/>
          <w:color w:val="424142"/>
          <w:sz w:val="30"/>
          <w:szCs w:val="30"/>
        </w:rPr>
      </w:pPr>
      <w:proofErr w:type="spellStart"/>
      <w:ins w:id="122" w:author="Unknown">
        <w:r w:rsidRPr="00116D8A">
          <w:rPr>
            <w:rFonts w:ascii="Georgia" w:eastAsia="Times New Roman" w:hAnsi="Georgia" w:cs="Helvetica"/>
            <w:b/>
            <w:bCs/>
            <w:color w:val="424142"/>
            <w:sz w:val="30"/>
            <w:szCs w:val="30"/>
          </w:rPr>
          <w:t>Fertilisation</w:t>
        </w:r>
        <w:proofErr w:type="spellEnd"/>
        <w:r w:rsidRPr="00116D8A">
          <w:rPr>
            <w:rFonts w:ascii="Georgia" w:eastAsia="Times New Roman" w:hAnsi="Georgia" w:cs="Helvetica"/>
            <w:b/>
            <w:bCs/>
            <w:color w:val="424142"/>
            <w:sz w:val="30"/>
            <w:szCs w:val="30"/>
          </w:rPr>
          <w:t xml:space="preserve">: </w:t>
        </w:r>
      </w:ins>
    </w:p>
    <w:p w:rsidR="00116D8A" w:rsidRPr="00116D8A" w:rsidRDefault="00116D8A" w:rsidP="00116D8A">
      <w:pPr>
        <w:shd w:val="clear" w:color="auto" w:fill="FFFFFF"/>
        <w:spacing w:after="288" w:line="360" w:lineRule="atLeast"/>
        <w:rPr>
          <w:ins w:id="123" w:author="Unknown"/>
          <w:rFonts w:ascii="Georgia" w:eastAsia="Times New Roman" w:hAnsi="Georgia" w:cs="Helvetica"/>
          <w:color w:val="424142"/>
          <w:sz w:val="30"/>
          <w:szCs w:val="30"/>
        </w:rPr>
      </w:pPr>
      <w:ins w:id="124" w:author="Unknown">
        <w:r w:rsidRPr="00116D8A">
          <w:rPr>
            <w:rFonts w:ascii="Georgia" w:eastAsia="Times New Roman" w:hAnsi="Georgia" w:cs="Helvetica"/>
            <w:color w:val="424142"/>
            <w:sz w:val="30"/>
            <w:szCs w:val="30"/>
          </w:rPr>
          <w:t xml:space="preserve">Like other </w:t>
        </w:r>
        <w:proofErr w:type="spellStart"/>
        <w:r w:rsidRPr="00116D8A">
          <w:rPr>
            <w:rFonts w:ascii="Georgia" w:eastAsia="Times New Roman" w:hAnsi="Georgia" w:cs="Helvetica"/>
            <w:color w:val="424142"/>
            <w:sz w:val="30"/>
            <w:szCs w:val="30"/>
          </w:rPr>
          <w:t>pteridophytes</w:t>
        </w:r>
        <w:proofErr w:type="spellEnd"/>
        <w:r w:rsidRPr="00116D8A">
          <w:rPr>
            <w:rFonts w:ascii="Georgia" w:eastAsia="Times New Roman" w:hAnsi="Georgia" w:cs="Helvetica"/>
            <w:color w:val="424142"/>
            <w:sz w:val="30"/>
            <w:szCs w:val="30"/>
          </w:rPr>
          <w:t xml:space="preserve">, </w:t>
        </w:r>
        <w:proofErr w:type="spellStart"/>
        <w:r w:rsidRPr="00116D8A">
          <w:rPr>
            <w:rFonts w:ascii="Georgia" w:eastAsia="Times New Roman" w:hAnsi="Georgia" w:cs="Helvetica"/>
            <w:color w:val="424142"/>
            <w:sz w:val="30"/>
            <w:szCs w:val="30"/>
          </w:rPr>
          <w:t>fertilisation</w:t>
        </w:r>
        <w:proofErr w:type="spellEnd"/>
        <w:r w:rsidRPr="00116D8A">
          <w:rPr>
            <w:rFonts w:ascii="Georgia" w:eastAsia="Times New Roman" w:hAnsi="Georgia" w:cs="Helvetica"/>
            <w:color w:val="424142"/>
            <w:sz w:val="30"/>
            <w:szCs w:val="30"/>
          </w:rPr>
          <w:t xml:space="preserve"> takes place as usual. </w:t>
        </w:r>
      </w:ins>
    </w:p>
    <w:p w:rsidR="00116D8A" w:rsidRPr="00116D8A" w:rsidRDefault="00116D8A" w:rsidP="00116D8A">
      <w:pPr>
        <w:shd w:val="clear" w:color="auto" w:fill="FFFFFF"/>
        <w:spacing w:after="288" w:line="360" w:lineRule="atLeast"/>
        <w:rPr>
          <w:ins w:id="125" w:author="Unknown"/>
          <w:rFonts w:ascii="Georgia" w:eastAsia="Times New Roman" w:hAnsi="Georgia" w:cs="Helvetica"/>
          <w:color w:val="424142"/>
          <w:sz w:val="30"/>
          <w:szCs w:val="30"/>
        </w:rPr>
      </w:pPr>
      <w:ins w:id="126" w:author="Unknown">
        <w:r w:rsidRPr="00116D8A">
          <w:rPr>
            <w:rFonts w:ascii="Georgia" w:eastAsia="Times New Roman" w:hAnsi="Georgia" w:cs="Helvetica"/>
            <w:b/>
            <w:bCs/>
            <w:color w:val="424142"/>
            <w:sz w:val="30"/>
            <w:szCs w:val="30"/>
          </w:rPr>
          <w:t xml:space="preserve">The New </w:t>
        </w:r>
        <w:proofErr w:type="spellStart"/>
        <w:r w:rsidRPr="00116D8A">
          <w:rPr>
            <w:rFonts w:ascii="Georgia" w:eastAsia="Times New Roman" w:hAnsi="Georgia" w:cs="Helvetica"/>
            <w:b/>
            <w:bCs/>
            <w:color w:val="424142"/>
            <w:sz w:val="30"/>
            <w:szCs w:val="30"/>
          </w:rPr>
          <w:t>Sporophyte</w:t>
        </w:r>
        <w:proofErr w:type="spellEnd"/>
        <w:r w:rsidRPr="00116D8A">
          <w:rPr>
            <w:rFonts w:ascii="Georgia" w:eastAsia="Times New Roman" w:hAnsi="Georgia" w:cs="Helvetica"/>
            <w:b/>
            <w:bCs/>
            <w:color w:val="424142"/>
            <w:sz w:val="30"/>
            <w:szCs w:val="30"/>
          </w:rPr>
          <w:t xml:space="preserve"> (Embryo): </w:t>
        </w:r>
      </w:ins>
    </w:p>
    <w:p w:rsidR="00116D8A" w:rsidRPr="00116D8A" w:rsidRDefault="00116D8A" w:rsidP="00116D8A">
      <w:pPr>
        <w:shd w:val="clear" w:color="auto" w:fill="FFFFFF"/>
        <w:spacing w:after="288" w:line="360" w:lineRule="atLeast"/>
        <w:rPr>
          <w:ins w:id="127" w:author="Unknown"/>
          <w:rFonts w:ascii="Georgia" w:eastAsia="Times New Roman" w:hAnsi="Georgia" w:cs="Helvetica"/>
          <w:color w:val="424142"/>
          <w:sz w:val="30"/>
          <w:szCs w:val="30"/>
        </w:rPr>
      </w:pPr>
      <w:ins w:id="128" w:author="Unknown">
        <w:r w:rsidRPr="00116D8A">
          <w:rPr>
            <w:rFonts w:ascii="Georgia" w:eastAsia="Times New Roman" w:hAnsi="Georgia" w:cs="Helvetica"/>
            <w:color w:val="424142"/>
            <w:sz w:val="30"/>
            <w:szCs w:val="30"/>
          </w:rPr>
          <w:t xml:space="preserve">The zygote first divides by an oblique wall, followed by a vertical wall, thus four cells are formed in two tiers (Fig. 7.69A, B). All the cells </w:t>
        </w:r>
        <w:proofErr w:type="gramStart"/>
        <w:r w:rsidRPr="00116D8A">
          <w:rPr>
            <w:rFonts w:ascii="Georgia" w:eastAsia="Times New Roman" w:hAnsi="Georgia" w:cs="Helvetica"/>
            <w:color w:val="424142"/>
            <w:sz w:val="30"/>
            <w:szCs w:val="30"/>
          </w:rPr>
          <w:t>contributes</w:t>
        </w:r>
        <w:proofErr w:type="gramEnd"/>
        <w:r w:rsidRPr="00116D8A">
          <w:rPr>
            <w:rFonts w:ascii="Georgia" w:eastAsia="Times New Roman" w:hAnsi="Georgia" w:cs="Helvetica"/>
            <w:color w:val="424142"/>
            <w:sz w:val="30"/>
            <w:szCs w:val="30"/>
          </w:rPr>
          <w:t xml:space="preserve"> to the formation of embryo. Unlike other </w:t>
        </w:r>
        <w:proofErr w:type="spellStart"/>
        <w:r w:rsidRPr="00116D8A">
          <w:rPr>
            <w:rFonts w:ascii="Georgia" w:eastAsia="Times New Roman" w:hAnsi="Georgia" w:cs="Helvetica"/>
            <w:color w:val="424142"/>
            <w:sz w:val="30"/>
            <w:szCs w:val="30"/>
          </w:rPr>
          <w:t>lycopsids</w:t>
        </w:r>
        <w:proofErr w:type="spellEnd"/>
        <w:r w:rsidRPr="00116D8A">
          <w:rPr>
            <w:rFonts w:ascii="Georgia" w:eastAsia="Times New Roman" w:hAnsi="Georgia" w:cs="Helvetica"/>
            <w:color w:val="424142"/>
            <w:sz w:val="30"/>
            <w:szCs w:val="30"/>
          </w:rPr>
          <w:t xml:space="preserve">, there is no suspensor in </w:t>
        </w:r>
        <w:proofErr w:type="spellStart"/>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embryo. The foot is formed from the two </w:t>
        </w:r>
        <w:proofErr w:type="spellStart"/>
        <w:r w:rsidRPr="00116D8A">
          <w:rPr>
            <w:rFonts w:ascii="Georgia" w:eastAsia="Times New Roman" w:hAnsi="Georgia" w:cs="Helvetica"/>
            <w:color w:val="424142"/>
            <w:sz w:val="30"/>
            <w:szCs w:val="30"/>
          </w:rPr>
          <w:t>hypobasal</w:t>
        </w:r>
        <w:proofErr w:type="spellEnd"/>
        <w:r w:rsidRPr="00116D8A">
          <w:rPr>
            <w:rFonts w:ascii="Georgia" w:eastAsia="Times New Roman" w:hAnsi="Georgia" w:cs="Helvetica"/>
            <w:color w:val="424142"/>
            <w:sz w:val="30"/>
            <w:szCs w:val="30"/>
          </w:rPr>
          <w:t xml:space="preserve"> cells. </w:t>
        </w:r>
      </w:ins>
    </w:p>
    <w:p w:rsidR="00116D8A" w:rsidRPr="00116D8A" w:rsidRDefault="00116D8A" w:rsidP="00116D8A">
      <w:pPr>
        <w:shd w:val="clear" w:color="auto" w:fill="FFFFFF"/>
        <w:spacing w:after="288" w:line="360" w:lineRule="atLeast"/>
        <w:rPr>
          <w:ins w:id="129" w:author="Unknown"/>
          <w:rFonts w:ascii="Georgia" w:eastAsia="Times New Roman" w:hAnsi="Georgia" w:cs="Helvetica"/>
          <w:color w:val="424142"/>
          <w:sz w:val="30"/>
          <w:szCs w:val="30"/>
        </w:rPr>
      </w:pPr>
      <w:r>
        <w:rPr>
          <w:rFonts w:ascii="Georgia" w:eastAsia="Times New Roman" w:hAnsi="Georgia" w:cs="Helvetica"/>
          <w:b/>
          <w:bCs/>
          <w:noProof/>
          <w:color w:val="888888"/>
          <w:sz w:val="30"/>
          <w:szCs w:val="30"/>
        </w:rPr>
        <w:drawing>
          <wp:inline distT="0" distB="0" distL="0" distR="0">
            <wp:extent cx="5553075" cy="3057525"/>
            <wp:effectExtent l="19050" t="0" r="9525" b="0"/>
            <wp:docPr id="16" name="Picture 16" descr="Stages and Female Gametophyt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ages and Female Gametophyte">
                      <a:hlinkClick r:id="rId25"/>
                    </pic:cNvPr>
                    <pic:cNvPicPr>
                      <a:picLocks noChangeAspect="1" noChangeArrowheads="1"/>
                    </pic:cNvPicPr>
                  </pic:nvPicPr>
                  <pic:blipFill>
                    <a:blip r:embed="rId26"/>
                    <a:srcRect/>
                    <a:stretch>
                      <a:fillRect/>
                    </a:stretch>
                  </pic:blipFill>
                  <pic:spPr bwMode="auto">
                    <a:xfrm>
                      <a:off x="0" y="0"/>
                      <a:ext cx="5553075" cy="3057525"/>
                    </a:xfrm>
                    <a:prstGeom prst="rect">
                      <a:avLst/>
                    </a:prstGeom>
                    <a:noFill/>
                    <a:ln w="9525">
                      <a:noFill/>
                      <a:miter lim="800000"/>
                      <a:headEnd/>
                      <a:tailEnd/>
                    </a:ln>
                  </pic:spPr>
                </pic:pic>
              </a:graphicData>
            </a:graphic>
          </wp:inline>
        </w:drawing>
      </w:r>
    </w:p>
    <w:p w:rsidR="00116D8A" w:rsidRPr="00116D8A" w:rsidRDefault="00116D8A" w:rsidP="00116D8A">
      <w:pPr>
        <w:shd w:val="clear" w:color="auto" w:fill="FFFFFF"/>
        <w:spacing w:after="288" w:line="360" w:lineRule="atLeast"/>
        <w:rPr>
          <w:ins w:id="130" w:author="Unknown"/>
          <w:rFonts w:ascii="Georgia" w:eastAsia="Times New Roman" w:hAnsi="Georgia" w:cs="Helvetica"/>
          <w:color w:val="424142"/>
          <w:sz w:val="30"/>
          <w:szCs w:val="30"/>
        </w:rPr>
      </w:pPr>
      <w:ins w:id="131" w:author="Unknown">
        <w:r w:rsidRPr="00116D8A">
          <w:rPr>
            <w:rFonts w:ascii="Georgia" w:eastAsia="Times New Roman" w:hAnsi="Georgia" w:cs="Helvetica"/>
            <w:color w:val="424142"/>
            <w:sz w:val="30"/>
            <w:szCs w:val="30"/>
          </w:rPr>
          <w:t xml:space="preserve">Out of the two </w:t>
        </w:r>
        <w:proofErr w:type="spellStart"/>
        <w:r w:rsidRPr="00116D8A">
          <w:rPr>
            <w:rFonts w:ascii="Georgia" w:eastAsia="Times New Roman" w:hAnsi="Georgia" w:cs="Helvetica"/>
            <w:color w:val="424142"/>
            <w:sz w:val="30"/>
            <w:szCs w:val="30"/>
          </w:rPr>
          <w:t>epibasal</w:t>
        </w:r>
        <w:proofErr w:type="spellEnd"/>
        <w:r w:rsidRPr="00116D8A">
          <w:rPr>
            <w:rFonts w:ascii="Georgia" w:eastAsia="Times New Roman" w:hAnsi="Georgia" w:cs="Helvetica"/>
            <w:color w:val="424142"/>
            <w:sz w:val="30"/>
            <w:szCs w:val="30"/>
          </w:rPr>
          <w:t xml:space="preserve"> cells, one contributes to the formation of coty</w:t>
        </w:r>
        <w:r w:rsidRPr="00116D8A">
          <w:rPr>
            <w:rFonts w:ascii="Georgia" w:eastAsia="Times New Roman" w:hAnsi="Georgia" w:cs="Helvetica"/>
            <w:color w:val="424142"/>
            <w:sz w:val="30"/>
            <w:szCs w:val="30"/>
          </w:rPr>
          <w:softHyphen/>
          <w:t xml:space="preserve">ledon, while root is formed from the other cell. The developmental pattern of embryo is of endoscopic type. </w:t>
        </w:r>
      </w:ins>
    </w:p>
    <w:p w:rsidR="00116D8A" w:rsidRPr="00116D8A" w:rsidRDefault="00116D8A" w:rsidP="00116D8A">
      <w:pPr>
        <w:shd w:val="clear" w:color="auto" w:fill="FFFFFF"/>
        <w:spacing w:after="288" w:line="360" w:lineRule="atLeast"/>
        <w:rPr>
          <w:ins w:id="132" w:author="Unknown"/>
          <w:rFonts w:ascii="Georgia" w:eastAsia="Times New Roman" w:hAnsi="Georgia" w:cs="Helvetica"/>
          <w:color w:val="424142"/>
          <w:sz w:val="30"/>
          <w:szCs w:val="30"/>
        </w:rPr>
      </w:pPr>
      <w:ins w:id="133" w:author="Unknown">
        <w:r w:rsidRPr="00116D8A">
          <w:rPr>
            <w:rFonts w:ascii="Georgia" w:eastAsia="Times New Roman" w:hAnsi="Georgia" w:cs="Helvetica"/>
            <w:color w:val="424142"/>
            <w:sz w:val="30"/>
            <w:szCs w:val="30"/>
          </w:rPr>
          <w:lastRenderedPageBreak/>
          <w:t>Gradually the embryo becomes cylindrical and subsequent develop</w:t>
        </w:r>
        <w:r w:rsidRPr="00116D8A">
          <w:rPr>
            <w:rFonts w:ascii="Georgia" w:eastAsia="Times New Roman" w:hAnsi="Georgia" w:cs="Helvetica"/>
            <w:color w:val="424142"/>
            <w:sz w:val="30"/>
            <w:szCs w:val="30"/>
          </w:rPr>
          <w:softHyphen/>
          <w:t xml:space="preserve">ment continues in one direction upturning the embryo (Fig. 7.69C). As a result, the upper foot region is now shifted to the basal region. The stem apex differentiates at a later stage (Fig. 7.69D). </w:t>
        </w:r>
      </w:ins>
    </w:p>
    <w:p w:rsidR="00116D8A" w:rsidRPr="00116D8A" w:rsidRDefault="00116D8A" w:rsidP="00116D8A">
      <w:pPr>
        <w:shd w:val="clear" w:color="auto" w:fill="FFFFFF"/>
        <w:spacing w:after="288" w:line="360" w:lineRule="atLeast"/>
        <w:rPr>
          <w:ins w:id="134" w:author="Unknown"/>
          <w:rFonts w:ascii="Georgia" w:eastAsia="Times New Roman" w:hAnsi="Georgia" w:cs="Helvetica"/>
          <w:color w:val="424142"/>
          <w:sz w:val="30"/>
          <w:szCs w:val="30"/>
        </w:rPr>
      </w:pPr>
      <w:ins w:id="135" w:author="Unknown">
        <w:r w:rsidRPr="00116D8A">
          <w:rPr>
            <w:rFonts w:ascii="Georgia" w:eastAsia="Times New Roman" w:hAnsi="Georgia" w:cs="Helvetica"/>
            <w:color w:val="424142"/>
            <w:sz w:val="30"/>
            <w:szCs w:val="30"/>
          </w:rPr>
          <w:t xml:space="preserve">Fig. 7.70 shows the life cycle of </w:t>
        </w:r>
        <w:proofErr w:type="spellStart"/>
        <w:r w:rsidRPr="00116D8A">
          <w:rPr>
            <w:rFonts w:ascii="Georgia" w:eastAsia="Times New Roman" w:hAnsi="Georgia" w:cs="Helvetica"/>
            <w:color w:val="424142"/>
            <w:sz w:val="30"/>
            <w:szCs w:val="30"/>
          </w:rPr>
          <w:t>Isoetes</w:t>
        </w:r>
        <w:proofErr w:type="spellEnd"/>
        <w:r w:rsidRPr="00116D8A">
          <w:rPr>
            <w:rFonts w:ascii="Georgia" w:eastAsia="Times New Roman" w:hAnsi="Georgia" w:cs="Helvetica"/>
            <w:color w:val="424142"/>
            <w:sz w:val="30"/>
            <w:szCs w:val="30"/>
          </w:rPr>
          <w:t xml:space="preserve">. </w:t>
        </w:r>
      </w:ins>
    </w:p>
    <w:p w:rsidR="00116D8A" w:rsidRPr="00116D8A" w:rsidRDefault="00116D8A" w:rsidP="00116D8A">
      <w:pPr>
        <w:shd w:val="clear" w:color="auto" w:fill="FFFFFF"/>
        <w:spacing w:after="288" w:line="360" w:lineRule="atLeast"/>
        <w:rPr>
          <w:ins w:id="136" w:author="Unknown"/>
          <w:rFonts w:ascii="Georgia" w:eastAsia="Times New Roman" w:hAnsi="Georgia" w:cs="Helvetica"/>
          <w:color w:val="424142"/>
          <w:sz w:val="30"/>
          <w:szCs w:val="30"/>
        </w:rPr>
      </w:pPr>
      <w:r>
        <w:rPr>
          <w:rFonts w:ascii="Georgia" w:eastAsia="Times New Roman" w:hAnsi="Georgia" w:cs="Helvetica"/>
          <w:b/>
          <w:bCs/>
          <w:noProof/>
          <w:color w:val="888888"/>
          <w:sz w:val="30"/>
          <w:szCs w:val="30"/>
        </w:rPr>
        <w:drawing>
          <wp:inline distT="0" distB="0" distL="0" distR="0">
            <wp:extent cx="3848100" cy="3467100"/>
            <wp:effectExtent l="19050" t="0" r="0" b="0"/>
            <wp:docPr id="17" name="Picture 17" descr="  Life Cycle of Isoetes Coromandeliana">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Life Cycle of Isoetes Coromandeliana">
                      <a:hlinkClick r:id="rId27"/>
                    </pic:cNvPr>
                    <pic:cNvPicPr>
                      <a:picLocks noChangeAspect="1" noChangeArrowheads="1"/>
                    </pic:cNvPicPr>
                  </pic:nvPicPr>
                  <pic:blipFill>
                    <a:blip r:embed="rId28"/>
                    <a:srcRect/>
                    <a:stretch>
                      <a:fillRect/>
                    </a:stretch>
                  </pic:blipFill>
                  <pic:spPr bwMode="auto">
                    <a:xfrm>
                      <a:off x="0" y="0"/>
                      <a:ext cx="3848100" cy="3467100"/>
                    </a:xfrm>
                    <a:prstGeom prst="rect">
                      <a:avLst/>
                    </a:prstGeom>
                    <a:noFill/>
                    <a:ln w="9525">
                      <a:noFill/>
                      <a:miter lim="800000"/>
                      <a:headEnd/>
                      <a:tailEnd/>
                    </a:ln>
                  </pic:spPr>
                </pic:pic>
              </a:graphicData>
            </a:graphic>
          </wp:inline>
        </w:drawing>
      </w:r>
    </w:p>
    <w:p w:rsidR="00116D8A" w:rsidRPr="00116D8A" w:rsidRDefault="00116D8A" w:rsidP="00116D8A">
      <w:pPr>
        <w:shd w:val="clear" w:color="auto" w:fill="FFFFFF"/>
        <w:spacing w:line="288" w:lineRule="atLeast"/>
        <w:outlineLvl w:val="3"/>
        <w:rPr>
          <w:ins w:id="137" w:author="Unknown"/>
          <w:rFonts w:ascii="Georgia" w:eastAsia="Times New Roman" w:hAnsi="Georgia" w:cs="Helvetica"/>
          <w:b/>
          <w:bCs/>
          <w:color w:val="000000"/>
          <w:sz w:val="30"/>
          <w:szCs w:val="30"/>
        </w:rPr>
      </w:pPr>
      <w:ins w:id="138" w:author="Unknown">
        <w:r w:rsidRPr="00116D8A">
          <w:rPr>
            <w:rFonts w:ascii="Georgia" w:eastAsia="Times New Roman" w:hAnsi="Georgia" w:cs="Helvetica"/>
            <w:b/>
            <w:bCs/>
            <w:color w:val="000000"/>
            <w:sz w:val="30"/>
            <w:szCs w:val="30"/>
          </w:rPr>
          <w:t>Related Articles:</w:t>
        </w:r>
      </w:ins>
    </w:p>
    <w:p w:rsidR="00531768" w:rsidRDefault="00531768"/>
    <w:sectPr w:rsidR="00531768" w:rsidSect="0053176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6D8A"/>
    <w:rsid w:val="00116D8A"/>
    <w:rsid w:val="004A2FB0"/>
    <w:rsid w:val="005317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768"/>
  </w:style>
  <w:style w:type="paragraph" w:styleId="Heading1">
    <w:name w:val="heading 1"/>
    <w:basedOn w:val="Normal"/>
    <w:link w:val="Heading1Char"/>
    <w:uiPriority w:val="9"/>
    <w:qFormat/>
    <w:rsid w:val="00116D8A"/>
    <w:pPr>
      <w:spacing w:after="0" w:line="288" w:lineRule="atLeast"/>
      <w:outlineLvl w:val="0"/>
    </w:pPr>
    <w:rPr>
      <w:rFonts w:ascii="Georgia" w:eastAsia="Times New Roman" w:hAnsi="Georgia" w:cs="Helvetica"/>
      <w:b/>
      <w:bCs/>
      <w:color w:val="000000"/>
      <w:kern w:val="36"/>
      <w:sz w:val="42"/>
      <w:szCs w:val="42"/>
    </w:rPr>
  </w:style>
  <w:style w:type="paragraph" w:styleId="Heading4">
    <w:name w:val="heading 4"/>
    <w:basedOn w:val="Normal"/>
    <w:link w:val="Heading4Char"/>
    <w:uiPriority w:val="9"/>
    <w:qFormat/>
    <w:rsid w:val="00116D8A"/>
    <w:pPr>
      <w:spacing w:after="0" w:line="288" w:lineRule="atLeast"/>
      <w:outlineLvl w:val="3"/>
    </w:pPr>
    <w:rPr>
      <w:rFonts w:ascii="Georgia" w:eastAsia="Times New Roman" w:hAnsi="Georgia" w:cs="Helvetica"/>
      <w:b/>
      <w:bCs/>
      <w:color w:val="000000"/>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D8A"/>
    <w:rPr>
      <w:rFonts w:ascii="Georgia" w:eastAsia="Times New Roman" w:hAnsi="Georgia" w:cs="Helvetica"/>
      <w:b/>
      <w:bCs/>
      <w:color w:val="000000"/>
      <w:kern w:val="36"/>
      <w:sz w:val="42"/>
      <w:szCs w:val="42"/>
    </w:rPr>
  </w:style>
  <w:style w:type="character" w:customStyle="1" w:styleId="Heading4Char">
    <w:name w:val="Heading 4 Char"/>
    <w:basedOn w:val="DefaultParagraphFont"/>
    <w:link w:val="Heading4"/>
    <w:uiPriority w:val="9"/>
    <w:rsid w:val="00116D8A"/>
    <w:rPr>
      <w:rFonts w:ascii="Georgia" w:eastAsia="Times New Roman" w:hAnsi="Georgia" w:cs="Helvetica"/>
      <w:b/>
      <w:bCs/>
      <w:color w:val="000000"/>
      <w:sz w:val="30"/>
      <w:szCs w:val="30"/>
    </w:rPr>
  </w:style>
  <w:style w:type="paragraph" w:styleId="NormalWeb">
    <w:name w:val="Normal (Web)"/>
    <w:basedOn w:val="Normal"/>
    <w:uiPriority w:val="99"/>
    <w:semiHidden/>
    <w:unhideWhenUsed/>
    <w:rsid w:val="00116D8A"/>
    <w:pPr>
      <w:spacing w:after="288" w:line="360" w:lineRule="atLeast"/>
    </w:pPr>
    <w:rPr>
      <w:rFonts w:ascii="Georgia" w:eastAsia="Times New Roman" w:hAnsi="Georgia" w:cs="Helvetica"/>
      <w:color w:val="424142"/>
      <w:sz w:val="30"/>
      <w:szCs w:val="30"/>
    </w:rPr>
  </w:style>
  <w:style w:type="paragraph" w:styleId="BalloonText">
    <w:name w:val="Balloon Text"/>
    <w:basedOn w:val="Normal"/>
    <w:link w:val="BalloonTextChar"/>
    <w:uiPriority w:val="99"/>
    <w:semiHidden/>
    <w:unhideWhenUsed/>
    <w:rsid w:val="00116D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D8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8431976">
      <w:bodyDiv w:val="1"/>
      <w:marLeft w:val="0"/>
      <w:marRight w:val="0"/>
      <w:marTop w:val="0"/>
      <w:marBottom w:val="0"/>
      <w:divBdr>
        <w:top w:val="single" w:sz="2" w:space="0" w:color="000000"/>
        <w:left w:val="none" w:sz="0" w:space="0" w:color="auto"/>
        <w:bottom w:val="none" w:sz="0" w:space="0" w:color="auto"/>
        <w:right w:val="none" w:sz="0" w:space="0" w:color="auto"/>
      </w:divBdr>
      <w:divsChild>
        <w:div w:id="2134250961">
          <w:marLeft w:val="0"/>
          <w:marRight w:val="0"/>
          <w:marTop w:val="0"/>
          <w:marBottom w:val="0"/>
          <w:divBdr>
            <w:top w:val="none" w:sz="0" w:space="0" w:color="auto"/>
            <w:left w:val="none" w:sz="0" w:space="0" w:color="auto"/>
            <w:bottom w:val="none" w:sz="0" w:space="0" w:color="auto"/>
            <w:right w:val="none" w:sz="0" w:space="0" w:color="auto"/>
          </w:divBdr>
          <w:divsChild>
            <w:div w:id="600723071">
              <w:marLeft w:val="0"/>
              <w:marRight w:val="0"/>
              <w:marTop w:val="0"/>
              <w:marBottom w:val="0"/>
              <w:divBdr>
                <w:top w:val="none" w:sz="0" w:space="0" w:color="auto"/>
                <w:left w:val="none" w:sz="0" w:space="0" w:color="auto"/>
                <w:bottom w:val="none" w:sz="0" w:space="0" w:color="auto"/>
                <w:right w:val="none" w:sz="0" w:space="0" w:color="auto"/>
              </w:divBdr>
              <w:divsChild>
                <w:div w:id="462621731">
                  <w:marLeft w:val="0"/>
                  <w:marRight w:val="0"/>
                  <w:marTop w:val="0"/>
                  <w:marBottom w:val="0"/>
                  <w:divBdr>
                    <w:top w:val="none" w:sz="0" w:space="0" w:color="auto"/>
                    <w:left w:val="single" w:sz="6" w:space="0" w:color="DBDBDB"/>
                    <w:bottom w:val="none" w:sz="0" w:space="0" w:color="auto"/>
                    <w:right w:val="single" w:sz="6" w:space="0" w:color="DBDBDB"/>
                  </w:divBdr>
                  <w:divsChild>
                    <w:div w:id="1940796293">
                      <w:marLeft w:val="0"/>
                      <w:marRight w:val="0"/>
                      <w:marTop w:val="0"/>
                      <w:marBottom w:val="0"/>
                      <w:divBdr>
                        <w:top w:val="none" w:sz="0" w:space="0" w:color="auto"/>
                        <w:left w:val="none" w:sz="0" w:space="0" w:color="auto"/>
                        <w:bottom w:val="none" w:sz="0" w:space="0" w:color="auto"/>
                        <w:right w:val="none" w:sz="0" w:space="0" w:color="auto"/>
                      </w:divBdr>
                      <w:divsChild>
                        <w:div w:id="1075472644">
                          <w:marLeft w:val="0"/>
                          <w:marRight w:val="0"/>
                          <w:marTop w:val="0"/>
                          <w:marBottom w:val="432"/>
                          <w:divBdr>
                            <w:top w:val="single" w:sz="2" w:space="0" w:color="000000"/>
                            <w:left w:val="none" w:sz="0" w:space="0" w:color="auto"/>
                            <w:bottom w:val="none" w:sz="0" w:space="0" w:color="auto"/>
                            <w:right w:val="none" w:sz="0" w:space="0" w:color="auto"/>
                          </w:divBdr>
                          <w:divsChild>
                            <w:div w:id="721996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cdn.biologydiscussion.com/wp-content/uploads/2016/08/clip_image009-11.jpg" TargetMode="External"/><Relationship Id="rId18" Type="http://schemas.openxmlformats.org/officeDocument/2006/relationships/image" Target="media/image8.jpeg"/><Relationship Id="rId26" Type="http://schemas.openxmlformats.org/officeDocument/2006/relationships/image" Target="media/image12.jpeg"/><Relationship Id="rId3" Type="http://schemas.openxmlformats.org/officeDocument/2006/relationships/webSettings" Target="webSettings.xml"/><Relationship Id="rId21" Type="http://schemas.openxmlformats.org/officeDocument/2006/relationships/hyperlink" Target="http://cdn.biologydiscussion.com/wp-content/uploads/2016/08/clip_image017-2.jpg" TargetMode="External"/><Relationship Id="rId7" Type="http://schemas.openxmlformats.org/officeDocument/2006/relationships/hyperlink" Target="http://cdn.biologydiscussion.com/wp-content/uploads/2016/08/clip_image004-82.jpg" TargetMode="External"/><Relationship Id="rId12" Type="http://schemas.openxmlformats.org/officeDocument/2006/relationships/image" Target="media/image5.jpeg"/><Relationship Id="rId17" Type="http://schemas.openxmlformats.org/officeDocument/2006/relationships/hyperlink" Target="http://cdn.biologydiscussion.com/wp-content/uploads/2016/08/clip_image013.jpg" TargetMode="External"/><Relationship Id="rId25" Type="http://schemas.openxmlformats.org/officeDocument/2006/relationships/hyperlink" Target="http://cdn.biologydiscussion.com/wp-content/uploads/2016/08/clip_image021-3.jpg" TargetMode="External"/><Relationship Id="rId2" Type="http://schemas.openxmlformats.org/officeDocument/2006/relationships/settings" Target="settings.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cdn.biologydiscussion.com/wp-content/uploads/2016/08/clip_image007-19.jpg" TargetMode="External"/><Relationship Id="rId24" Type="http://schemas.openxmlformats.org/officeDocument/2006/relationships/image" Target="media/image11.jpeg"/><Relationship Id="rId5" Type="http://schemas.openxmlformats.org/officeDocument/2006/relationships/hyperlink" Target="http://cdn.biologydiscussion.com/wp-content/uploads/2016/08/clip_image002-117.jpg" TargetMode="External"/><Relationship Id="rId15" Type="http://schemas.openxmlformats.org/officeDocument/2006/relationships/hyperlink" Target="http://cdn.biologydiscussion.com/wp-content/uploads/2016/08/clip_image011-6.jpg" TargetMode="External"/><Relationship Id="rId23" Type="http://schemas.openxmlformats.org/officeDocument/2006/relationships/hyperlink" Target="http://cdn.biologydiscussion.com/wp-content/uploads/2016/08/clip_image019-1.jpg" TargetMode="External"/><Relationship Id="rId28" Type="http://schemas.openxmlformats.org/officeDocument/2006/relationships/image" Target="media/image13.jpeg"/><Relationship Id="rId10" Type="http://schemas.openxmlformats.org/officeDocument/2006/relationships/image" Target="media/image4.jpeg"/><Relationship Id="rId19" Type="http://schemas.openxmlformats.org/officeDocument/2006/relationships/hyperlink" Target="http://cdn.biologydiscussion.com/wp-content/uploads/2016/08/clip_image015-3.jpg" TargetMode="External"/><Relationship Id="rId4" Type="http://schemas.openxmlformats.org/officeDocument/2006/relationships/image" Target="media/image1.png"/><Relationship Id="rId9" Type="http://schemas.openxmlformats.org/officeDocument/2006/relationships/hyperlink" Target="http://cdn.biologydiscussion.com/wp-content/uploads/2016/08/clip_image005-17.jpg" TargetMode="External"/><Relationship Id="rId14" Type="http://schemas.openxmlformats.org/officeDocument/2006/relationships/image" Target="media/image6.jpeg"/><Relationship Id="rId22" Type="http://schemas.openxmlformats.org/officeDocument/2006/relationships/image" Target="media/image10.jpeg"/><Relationship Id="rId27" Type="http://schemas.openxmlformats.org/officeDocument/2006/relationships/hyperlink" Target="http://cdn.biologydiscussion.com/wp-content/uploads/2016/08/clip_image023-3.jp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1695</Words>
  <Characters>9664</Characters>
  <Application>Microsoft Office Word</Application>
  <DocSecurity>0</DocSecurity>
  <Lines>80</Lines>
  <Paragraphs>22</Paragraphs>
  <ScaleCrop>false</ScaleCrop>
  <Company/>
  <LinksUpToDate>false</LinksUpToDate>
  <CharactersWithSpaces>11337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2019-01-17T04:33:00Z</dcterms:created>
  <dcterms:modified xsi:type="dcterms:W3CDTF">2019-01-17T04:33:00Z</dcterms:modified>
</cp:coreProperties>
</file>